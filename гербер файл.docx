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77777777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гербер файлов.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6D2A367E" w:rsidR="00B14A62" w:rsidRPr="00893030" w:rsidRDefault="00B14A62" w:rsidP="00B14A62">
      <w:pPr>
        <w:rPr>
          <w:rFonts w:cs="Times New Roman"/>
          <w:szCs w:val="28"/>
        </w:rPr>
      </w:pPr>
      <w:del w:id="0" w:author="Александр Александр" w:date="2023-11-17T13:29:00Z">
        <w:r w:rsidRPr="000400FD" w:rsidDel="0004245E">
          <w:rPr>
            <w:rFonts w:cs="Times New Roman"/>
            <w:szCs w:val="28"/>
          </w:rPr>
          <w:delText>В этих</w:delText>
        </w:r>
      </w:del>
      <w:ins w:id="1" w:author="Александр Александр" w:date="2023-11-17T13:29:00Z">
        <w:r w:rsidR="0004245E">
          <w:rPr>
            <w:rFonts w:cs="Times New Roman"/>
            <w:szCs w:val="28"/>
          </w:rPr>
          <w:t>С помощью</w:t>
        </w:r>
      </w:ins>
      <w:r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 xml:space="preserve"> настраивается: </w:t>
      </w:r>
    </w:p>
    <w:p w14:paraId="4E3AE6A7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commentRangeStart w:id="2"/>
      <w:r w:rsidRPr="000400FD">
        <w:rPr>
          <w:rFonts w:cs="Times New Roman"/>
          <w:szCs w:val="28"/>
        </w:rPr>
        <w:t xml:space="preserve">1 количество слоев платы, их толщина и материал </w:t>
      </w:r>
    </w:p>
    <w:p w14:paraId="44AF70AE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2 зазор между объектами в сигнальных слоях 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3 минимальное расстояние между объектами </w:t>
      </w:r>
    </w:p>
    <w:p w14:paraId="432049C6" w14:textId="7777777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4 минимальные размеры объектов в сигнальных слоях и между отверстиями. </w:t>
      </w:r>
    </w:p>
    <w:p w14:paraId="48BB0A05" w14:textId="558FB2D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5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proofErr w:type="spellStart"/>
      <w:r w:rsidRPr="000400FD">
        <w:rPr>
          <w:rFonts w:cs="Times New Roman"/>
          <w:szCs w:val="28"/>
          <w:lang w:val="en-US"/>
        </w:rPr>
        <w:t>smds</w:t>
      </w:r>
      <w:proofErr w:type="spellEnd"/>
      <w:r w:rsidR="000400FD" w:rsidRPr="000400FD">
        <w:rPr>
          <w:rFonts w:cs="Times New Roman"/>
          <w:szCs w:val="28"/>
        </w:rPr>
        <w:t>»</w:t>
      </w:r>
    </w:p>
    <w:p w14:paraId="4A7C3A88" w14:textId="5F729E97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6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>, служащие разметкой нанесения слоя для пайки, защищающего от наплыва припоя и упрощающее пайку в целом.</w:t>
      </w:r>
      <w:commentRangeEnd w:id="2"/>
      <w:r w:rsidR="0004245E">
        <w:rPr>
          <w:rStyle w:val="a8"/>
        </w:rPr>
        <w:commentReference w:id="2"/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22C02583" w:rsidR="000400FD" w:rsidRPr="008539AE" w:rsidRDefault="00B14A62" w:rsidP="008539AE">
      <w:pPr>
        <w:pStyle w:val="a5"/>
        <w:ind w:left="567"/>
        <w:jc w:val="center"/>
        <w:rPr>
          <w:rFonts w:cs="Times New Roman"/>
          <w:szCs w:val="28"/>
        </w:rPr>
      </w:pPr>
      <w:commentRangeStart w:id="3"/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B2A2C14" wp14:editId="0BE9CF30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  <w:commentRangeEnd w:id="3"/>
      <w:r w:rsidR="0004245E">
        <w:rPr>
          <w:rStyle w:val="a8"/>
        </w:rPr>
        <w:commentReference w:id="3"/>
      </w:r>
    </w:p>
    <w:p w14:paraId="0A7E1957" w14:textId="7AF59C73" w:rsidR="00B14A62" w:rsidRPr="000400FD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Разные производители печатных плат</w:t>
      </w:r>
      <w:del w:id="4" w:author="Александр Александр" w:date="2023-11-17T13:30:00Z">
        <w:r w:rsidDel="0004245E">
          <w:rPr>
            <w:rFonts w:cs="Times New Roman"/>
            <w:szCs w:val="28"/>
          </w:rPr>
          <w:delText xml:space="preserve"> и</w:delText>
        </w:r>
      </w:del>
      <w:r>
        <w:rPr>
          <w:rFonts w:cs="Times New Roman"/>
          <w:szCs w:val="28"/>
        </w:rPr>
        <w:t xml:space="preserve"> 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 xml:space="preserve">, и соответственно требуют соблюдения своих правил, </w:t>
      </w:r>
      <w:r w:rsidRPr="0004245E">
        <w:rPr>
          <w:rFonts w:cs="Times New Roman"/>
          <w:szCs w:val="28"/>
          <w:highlight w:val="red"/>
        </w:rPr>
        <w:t>будь то</w:t>
      </w:r>
      <w:r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Rezonit</w:t>
      </w:r>
      <w:proofErr w:type="spellEnd"/>
      <w:r>
        <w:rPr>
          <w:rFonts w:cs="Times New Roman"/>
          <w:szCs w:val="28"/>
        </w:rPr>
        <w:t>», «</w:t>
      </w:r>
      <w:proofErr w:type="spellStart"/>
      <w:r>
        <w:rPr>
          <w:rFonts w:cs="Times New Roman"/>
          <w:szCs w:val="28"/>
          <w:lang w:val="en-US"/>
        </w:rPr>
        <w:t>pcbWay</w:t>
      </w:r>
      <w:proofErr w:type="spellEnd"/>
      <w:r>
        <w:rPr>
          <w:rFonts w:cs="Times New Roman"/>
          <w:szCs w:val="28"/>
        </w:rPr>
        <w:t>» или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».</w:t>
      </w:r>
    </w:p>
    <w:p w14:paraId="5716BBD1" w14:textId="787BD45B" w:rsidR="000400F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3BE28B3" wp14:editId="512C20B6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1D" w14:textId="6EF3E07F" w:rsidR="00B14A62" w:rsidRPr="00893030" w:rsidRDefault="00B14A62" w:rsidP="000400FD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del w:id="5" w:author="Александр Александр" w:date="2023-11-17T13:32:00Z">
        <w:r w:rsidR="0004245E" w:rsidDel="0004245E">
          <w:rPr>
            <w:rFonts w:cs="Times New Roman"/>
            <w:szCs w:val="28"/>
          </w:rPr>
          <w:delText>Н</w:delText>
        </w:r>
        <w:r w:rsidRPr="00893030" w:rsidDel="0004245E">
          <w:rPr>
            <w:rFonts w:cs="Times New Roman"/>
            <w:szCs w:val="28"/>
          </w:rPr>
          <w:delText xml:space="preserve">ачальные </w:delText>
        </w:r>
      </w:del>
      <w:ins w:id="6" w:author="Александр Александр" w:date="2023-11-17T13:32:00Z">
        <w:r w:rsidR="0004245E">
          <w:rPr>
            <w:rFonts w:cs="Times New Roman"/>
            <w:szCs w:val="28"/>
          </w:rPr>
          <w:t>Н</w:t>
        </w:r>
        <w:r w:rsidR="0004245E" w:rsidRPr="00893030">
          <w:rPr>
            <w:rFonts w:cs="Times New Roman"/>
            <w:szCs w:val="28"/>
          </w:rPr>
          <w:t xml:space="preserve">ачальные </w:t>
        </w:r>
      </w:ins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3FF8B386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del w:id="7" w:author="Александр Александр" w:date="2023-11-17T13:32:00Z">
        <w:r w:rsidR="0004245E" w:rsidDel="0004245E">
          <w:rPr>
            <w:rFonts w:cs="Times New Roman"/>
            <w:szCs w:val="28"/>
          </w:rPr>
          <w:delText>О</w:delText>
        </w:r>
        <w:r w:rsidRPr="00DF0A8B" w:rsidDel="0004245E">
          <w:rPr>
            <w:rFonts w:cs="Times New Roman"/>
            <w:szCs w:val="28"/>
          </w:rPr>
          <w:delText xml:space="preserve">бщий </w:delText>
        </w:r>
      </w:del>
      <w:ins w:id="8" w:author="Александр Александр" w:date="2023-11-17T13:32:00Z">
        <w:r w:rsidR="0004245E">
          <w:rPr>
            <w:rFonts w:cs="Times New Roman"/>
            <w:szCs w:val="28"/>
          </w:rPr>
          <w:t>О</w:t>
        </w:r>
        <w:r w:rsidR="0004245E" w:rsidRPr="00DF0A8B">
          <w:rPr>
            <w:rFonts w:cs="Times New Roman"/>
            <w:szCs w:val="28"/>
          </w:rPr>
          <w:t xml:space="preserve">бщий </w:t>
        </w:r>
      </w:ins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7A1D9838" w:rsidR="00DF0A8B" w:rsidRPr="00DF0A8B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расстояние между </w:t>
      </w:r>
      <w:r w:rsidRPr="0004245E">
        <w:rPr>
          <w:rFonts w:cs="Times New Roman"/>
          <w:szCs w:val="28"/>
          <w:highlight w:val="red"/>
          <w:rPrChange w:id="9" w:author="Александр Александр" w:date="2023-11-17T13:33:00Z">
            <w:rPr>
              <w:rFonts w:cs="Times New Roman"/>
              <w:szCs w:val="28"/>
            </w:rPr>
          </w:rPrChange>
        </w:rPr>
        <w:t>сигнальными объектами</w:t>
      </w:r>
      <w:r>
        <w:rPr>
          <w:rFonts w:cs="Times New Roman"/>
          <w:szCs w:val="28"/>
        </w:rPr>
        <w:t>, минимальное расстояние между объектами и размеры объектов</w:t>
      </w:r>
      <w:r w:rsidR="00264DCF">
        <w:rPr>
          <w:rFonts w:cs="Times New Roman"/>
          <w:szCs w:val="28"/>
        </w:rPr>
        <w:t>, их формы</w:t>
      </w:r>
      <w:r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Pr="00DF0A8B">
        <w:rPr>
          <w:rFonts w:cs="Times New Roman"/>
          <w:szCs w:val="28"/>
        </w:rPr>
        <w:t>.</w:t>
      </w:r>
    </w:p>
    <w:p w14:paraId="54F2DBF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применить.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01A8055C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del w:id="10" w:author="Александр Александр" w:date="2023-11-17T13:34:00Z">
        <w:r w:rsidRPr="00264DCF" w:rsidDel="0004245E">
          <w:rPr>
            <w:rFonts w:cs="Times New Roman"/>
            <w:szCs w:val="28"/>
          </w:rPr>
          <w:delText xml:space="preserve">измененное </w:delText>
        </w:r>
      </w:del>
      <w:ins w:id="11" w:author="Александр Александр" w:date="2023-11-17T13:34:00Z">
        <w:r w:rsidR="0004245E">
          <w:rPr>
            <w:rFonts w:cs="Times New Roman"/>
            <w:szCs w:val="28"/>
          </w:rPr>
          <w:t>И</w:t>
        </w:r>
        <w:r w:rsidR="0004245E" w:rsidRPr="00264DCF">
          <w:rPr>
            <w:rFonts w:cs="Times New Roman"/>
            <w:szCs w:val="28"/>
          </w:rPr>
          <w:t xml:space="preserve">змененное </w:t>
        </w:r>
      </w:ins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2463E438" w:rsidR="00B14A62" w:rsidRPr="00893030" w:rsidRDefault="00B14A62" w:rsidP="00B14A62">
      <w:pPr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После этого программа </w:t>
      </w:r>
      <w:r w:rsidRPr="0004245E">
        <w:rPr>
          <w:rFonts w:cs="Times New Roman"/>
          <w:szCs w:val="28"/>
          <w:highlight w:val="red"/>
          <w:rPrChange w:id="12" w:author="Александр Александр" w:date="2023-11-17T13:34:00Z">
            <w:rPr>
              <w:rFonts w:cs="Times New Roman"/>
              <w:szCs w:val="28"/>
            </w:rPr>
          </w:rPrChange>
        </w:rPr>
        <w:t>выдаст</w:t>
      </w:r>
      <w:r w:rsidRPr="00264DCF">
        <w:rPr>
          <w:rFonts w:cs="Times New Roman"/>
          <w:szCs w:val="28"/>
        </w:rPr>
        <w:t xml:space="preserve"> ошибки о нарушении правил </w:t>
      </w:r>
      <w:r w:rsidRPr="00264DCF">
        <w:rPr>
          <w:rFonts w:cs="Times New Roman"/>
          <w:szCs w:val="28"/>
          <w:lang w:val="en-US"/>
        </w:rPr>
        <w:t>DRC</w:t>
      </w:r>
      <w:r w:rsidRPr="00264DCF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Errors</w:t>
      </w:r>
      <w:r w:rsidRPr="00893030">
        <w:rPr>
          <w:rFonts w:cs="Times New Roman"/>
          <w:szCs w:val="28"/>
        </w:rPr>
        <w:t xml:space="preserve"> (Рис.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2EE69E08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</w:t>
      </w:r>
      <w:proofErr w:type="gramStart"/>
      <w:r w:rsidRPr="00893030">
        <w:rPr>
          <w:rFonts w:cs="Times New Roman"/>
          <w:szCs w:val="28"/>
        </w:rPr>
        <w:t>-  Пример</w:t>
      </w:r>
      <w:proofErr w:type="gramEnd"/>
      <w:r w:rsidRPr="00893030">
        <w:rPr>
          <w:rFonts w:cs="Times New Roman"/>
          <w:szCs w:val="28"/>
        </w:rPr>
        <w:t xml:space="preserve"> списка ошибок, которые выдает </w:t>
      </w:r>
      <w:del w:id="13" w:author="Александр Александр" w:date="2023-11-17T13:35:00Z">
        <w:r w:rsidRPr="00893030" w:rsidDel="0004245E">
          <w:rPr>
            <w:rFonts w:cs="Times New Roman"/>
            <w:szCs w:val="28"/>
          </w:rPr>
          <w:delText>програма</w:delText>
        </w:r>
      </w:del>
      <w:ins w:id="14" w:author="Александр Александр" w:date="2023-11-17T13:35:00Z">
        <w:r w:rsidR="0004245E" w:rsidRPr="00893030">
          <w:rPr>
            <w:rFonts w:cs="Times New Roman"/>
            <w:szCs w:val="28"/>
          </w:rPr>
          <w:t>программа</w:t>
        </w:r>
      </w:ins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48A1C2B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).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02E9F043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04245E">
        <w:rPr>
          <w:rFonts w:cs="Times New Roman"/>
          <w:szCs w:val="28"/>
          <w:highlight w:val="red"/>
          <w:lang w:val="en-US"/>
          <w:rPrChange w:id="15" w:author="Александр Александр" w:date="2023-11-17T13:36:00Z">
            <w:rPr>
              <w:rFonts w:cs="Times New Roman"/>
              <w:szCs w:val="28"/>
              <w:lang w:val="en-US"/>
            </w:rPr>
          </w:rPrChange>
        </w:rPr>
        <w:t>DIMENTIONS</w:t>
      </w:r>
      <w:r w:rsidR="00264DCF" w:rsidRPr="00264DCF">
        <w:rPr>
          <w:rFonts w:cs="Times New Roman"/>
          <w:szCs w:val="28"/>
        </w:rPr>
        <w:t>»</w:t>
      </w:r>
    </w:p>
    <w:p w14:paraId="4F5D213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 платы и отверстия.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7806D1A2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del w:id="16" w:author="Александр Александр" w:date="2023-11-17T13:36:00Z">
        <w:r w:rsidRPr="00264DCF" w:rsidDel="0004245E">
          <w:rPr>
            <w:rFonts w:cs="Times New Roman"/>
            <w:szCs w:val="28"/>
            <w:lang w:val="en-US"/>
          </w:rPr>
          <w:delText>Dimention</w:delText>
        </w:r>
      </w:del>
      <w:ins w:id="17" w:author="Александр Александр" w:date="2023-11-17T13:36:00Z">
        <w:r w:rsidR="0004245E" w:rsidRPr="00264DCF">
          <w:rPr>
            <w:rFonts w:cs="Times New Roman"/>
            <w:szCs w:val="28"/>
            <w:lang w:val="en-US"/>
          </w:rPr>
          <w:t>Dimension</w:t>
        </w:r>
      </w:ins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099AE9C9" w:rsidR="00B14A62" w:rsidRPr="00893030" w:rsidRDefault="00B14A62" w:rsidP="00B14A62">
      <w:pPr>
        <w:pStyle w:val="a5"/>
        <w:rPr>
          <w:rFonts w:cs="Times New Roman"/>
          <w:szCs w:val="28"/>
        </w:rPr>
      </w:pPr>
      <w:commentRangeStart w:id="18"/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разного значения</w:t>
      </w:r>
      <w:r w:rsidRPr="00893030">
        <w:rPr>
          <w:rFonts w:cs="Times New Roman"/>
          <w:szCs w:val="28"/>
        </w:rPr>
        <w:t xml:space="preserve">. </w:t>
      </w:r>
      <w:commentRangeEnd w:id="18"/>
      <w:r w:rsidR="0004245E">
        <w:rPr>
          <w:rStyle w:val="a8"/>
        </w:rPr>
        <w:commentReference w:id="18"/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</w:rPr>
        <w:t>футпринта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6D15D17E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del w:id="19" w:author="Александр Александр" w:date="2023-11-17T13:39:00Z">
        <w:r w:rsidRPr="00893030" w:rsidDel="000C3383">
          <w:rPr>
            <w:rFonts w:cs="Times New Roman"/>
            <w:szCs w:val="28"/>
          </w:rPr>
          <w:delText>игнорировать, в случае</w:delText>
        </w:r>
        <w:r w:rsidR="00846A49" w:rsidDel="000C3383">
          <w:rPr>
            <w:rFonts w:cs="Times New Roman"/>
            <w:szCs w:val="28"/>
          </w:rPr>
          <w:delText>,</w:delText>
        </w:r>
        <w:r w:rsidRPr="00893030" w:rsidDel="000C3383">
          <w:rPr>
            <w:rFonts w:cs="Times New Roman"/>
            <w:szCs w:val="28"/>
          </w:rPr>
          <w:delText xml:space="preserve"> если</w:delText>
        </w:r>
      </w:del>
      <w:ins w:id="20" w:author="Александр Александр" w:date="2023-11-17T13:39:00Z">
        <w:r w:rsidR="000C3383" w:rsidRPr="00893030">
          <w:rPr>
            <w:rFonts w:cs="Times New Roman"/>
            <w:szCs w:val="28"/>
          </w:rPr>
          <w:t>игнорировать в случае, если</w:t>
        </w:r>
      </w:ins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 xml:space="preserve">к </w:t>
      </w:r>
      <w:del w:id="21" w:author="Александр Александр" w:date="2023-11-17T13:39:00Z">
        <w:r w:rsidR="00846A49" w:rsidRPr="00846A49" w:rsidDel="000C3383">
          <w:rPr>
            <w:rFonts w:cs="Times New Roman"/>
            <w:szCs w:val="28"/>
          </w:rPr>
          <w:delText xml:space="preserve">сигнальному </w:delText>
        </w:r>
      </w:del>
      <w:r w:rsidRPr="00846A49">
        <w:rPr>
          <w:rFonts w:cs="Times New Roman"/>
          <w:szCs w:val="28"/>
        </w:rPr>
        <w:t>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</w:t>
      </w:r>
      <w:r w:rsidR="00846A49">
        <w:rPr>
          <w:rFonts w:cs="Times New Roman"/>
          <w:szCs w:val="28"/>
        </w:rPr>
        <w:lastRenderedPageBreak/>
        <w:t>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proofErr w:type="spellStart"/>
      <w:r w:rsidR="00EC4335" w:rsidRPr="00EC4335">
        <w:rPr>
          <w:rFonts w:cs="Times New Roman"/>
          <w:szCs w:val="28"/>
        </w:rPr>
        <w:t>соответсвенно</w:t>
      </w:r>
      <w:proofErr w:type="spellEnd"/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печати платы помешает созданию</w:t>
      </w:r>
      <w:r w:rsidRPr="00EC4335">
        <w:rPr>
          <w:rFonts w:cs="Times New Roman"/>
          <w:szCs w:val="28"/>
        </w:rPr>
        <w:t xml:space="preserve"> термальных </w:t>
      </w:r>
      <w:proofErr w:type="spellStart"/>
      <w:r w:rsidRPr="00EC4335">
        <w:rPr>
          <w:rFonts w:cs="Times New Roman"/>
          <w:szCs w:val="28"/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29D95382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12 – Пример </w:t>
      </w:r>
      <w:r w:rsidRPr="000C3383">
        <w:rPr>
          <w:rFonts w:cs="Times New Roman"/>
          <w:szCs w:val="28"/>
          <w:highlight w:val="red"/>
          <w:rPrChange w:id="22" w:author="Александр Александр" w:date="2023-11-17T13:40:00Z">
            <w:rPr>
              <w:rFonts w:cs="Times New Roman"/>
              <w:szCs w:val="28"/>
            </w:rPr>
          </w:rPrChange>
        </w:rPr>
        <w:t>«Костыля»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586117A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del w:id="23" w:author="Александр Александр" w:date="2023-11-17T13:41:00Z">
        <w:r w:rsidRPr="00893030" w:rsidDel="000C3383">
          <w:rPr>
            <w:rFonts w:cs="Times New Roman"/>
            <w:szCs w:val="28"/>
          </w:rPr>
          <w:delText>значок</w:delText>
        </w:r>
      </w:del>
      <w:ins w:id="24" w:author="Александр Александр" w:date="2023-11-17T13:41:00Z">
        <w:r w:rsidR="000C3383" w:rsidRPr="00893030">
          <w:rPr>
            <w:rFonts w:cs="Times New Roman"/>
            <w:szCs w:val="28"/>
          </w:rPr>
          <w:t>значок,</w:t>
        </w:r>
      </w:ins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lastRenderedPageBreak/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BOT; layers: Bottom, Pads, Vias, Dimension; filename: %N/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3F60F5B7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del w:id="25" w:author="Александр Александр" w:date="2023-11-17T13:42:00Z">
        <w:r w:rsidRPr="00893030" w:rsidDel="000C3383">
          <w:rPr>
            <w:rFonts w:cs="Times New Roman"/>
            <w:szCs w:val="28"/>
          </w:rPr>
          <w:delText>можно использовать</w:delText>
        </w:r>
      </w:del>
      <w:ins w:id="26" w:author="Александр Александр" w:date="2023-11-17T13:42:00Z">
        <w:r w:rsidR="000C3383" w:rsidRPr="00893030">
          <w:rPr>
            <w:rFonts w:cs="Times New Roman"/>
            <w:szCs w:val="28"/>
          </w:rPr>
          <w:t>можно использовать,</w:t>
        </w:r>
      </w:ins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активации настроек, у нас проставляются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1CB76276" w:rsidR="00B14A62" w:rsidRPr="00893030" w:rsidRDefault="00B14A62" w:rsidP="00B14A62">
      <w:pPr>
        <w:rPr>
          <w:rFonts w:cs="Times New Roman"/>
          <w:szCs w:val="28"/>
        </w:rPr>
      </w:pPr>
      <w:del w:id="27" w:author="Александр Александр" w:date="2023-11-17T13:43:00Z">
        <w:r w:rsidRPr="00893030" w:rsidDel="000C3383">
          <w:rPr>
            <w:rFonts w:cs="Times New Roman"/>
            <w:szCs w:val="28"/>
          </w:rPr>
          <w:lastRenderedPageBreak/>
          <w:delText>Готово, гербер</w:delText>
        </w:r>
      </w:del>
      <w:ins w:id="28" w:author="Александр Александр" w:date="2023-11-17T13:43:00Z">
        <w:r w:rsidR="000C3383">
          <w:rPr>
            <w:rFonts w:cs="Times New Roman"/>
            <w:szCs w:val="28"/>
          </w:rPr>
          <w:t>Гербер</w:t>
        </w:r>
      </w:ins>
      <w:r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ins w:id="29" w:author="Александр Александр" w:date="2023-11-17T13:44:00Z">
        <w:r w:rsidR="000C3383">
          <w:rPr>
            <w:rFonts w:cs="Times New Roman"/>
            <w:szCs w:val="28"/>
          </w:rPr>
          <w:t xml:space="preserve"> с</w:t>
        </w:r>
      </w:ins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1B7B83C6">
            <wp:extent cx="5807123" cy="18381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20" cy="18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6F947FE4" w14:textId="44741BE5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Регистрируемся на сайте </w:t>
      </w:r>
      <w:r w:rsidR="00CE6D7C">
        <w:rPr>
          <w:rFonts w:cs="Times New Roman"/>
          <w:szCs w:val="28"/>
        </w:rPr>
        <w:t>«Резонит»</w:t>
      </w:r>
      <w:r w:rsidRPr="00893030">
        <w:rPr>
          <w:rFonts w:cs="Times New Roman"/>
          <w:szCs w:val="28"/>
        </w:rPr>
        <w:t xml:space="preserve">. 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769A80EE" w14:textId="6C56117E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355F099E" w14:textId="4A1DEDA3" w:rsidR="00CE6D7C" w:rsidRPr="00CE6D7C" w:rsidRDefault="00B14A62" w:rsidP="00CE6D7C">
      <w:pPr>
        <w:pStyle w:val="a5"/>
        <w:rPr>
          <w:rFonts w:cs="Times New Roman"/>
          <w:szCs w:val="28"/>
        </w:rPr>
      </w:pPr>
      <w:commentRangeStart w:id="30"/>
      <w:r w:rsidRPr="00893030">
        <w:rPr>
          <w:rFonts w:cs="Times New Roman"/>
          <w:szCs w:val="28"/>
        </w:rPr>
        <w:t>Должно получиться так</w:t>
      </w:r>
      <w:r w:rsidR="00CE6D7C">
        <w:rPr>
          <w:rFonts w:cs="Times New Roman"/>
          <w:szCs w:val="28"/>
        </w:rPr>
        <w:t xml:space="preserve">, только без «гербер </w:t>
      </w:r>
      <w:proofErr w:type="spellStart"/>
      <w:r w:rsidR="00CE6D7C">
        <w:rPr>
          <w:rFonts w:cs="Times New Roman"/>
          <w:szCs w:val="28"/>
        </w:rPr>
        <w:t>джоб</w:t>
      </w:r>
      <w:proofErr w:type="spellEnd"/>
      <w:r w:rsidR="00CE6D7C">
        <w:rPr>
          <w:rFonts w:cs="Times New Roman"/>
          <w:szCs w:val="28"/>
        </w:rPr>
        <w:t>»</w:t>
      </w:r>
      <w:r w:rsidR="00065DBD">
        <w:rPr>
          <w:rFonts w:cs="Times New Roman"/>
          <w:szCs w:val="28"/>
        </w:rPr>
        <w:t>, он лишний.</w:t>
      </w:r>
    </w:p>
    <w:p w14:paraId="47C82559" w14:textId="5092A21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F4D290" wp14:editId="40D566F9">
            <wp:extent cx="5001905" cy="261243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2511" cy="26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0C3383">
        <w:rPr>
          <w:rStyle w:val="a8"/>
        </w:rPr>
        <w:commentReference w:id="30"/>
      </w:r>
    </w:p>
    <w:p w14:paraId="763D45F3" w14:textId="78703408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lastRenderedPageBreak/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 xml:space="preserve">Рисунок 20 – Окно выбора </w:t>
      </w:r>
      <w:proofErr w:type="spellStart"/>
      <w:r w:rsidRPr="00065DBD">
        <w:rPr>
          <w:rFonts w:cs="Times New Roman"/>
          <w:szCs w:val="28"/>
        </w:rPr>
        <w:t>панелизации</w:t>
      </w:r>
      <w:proofErr w:type="spellEnd"/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0ED34B33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</w:t>
      </w:r>
      <w:proofErr w:type="spellStart"/>
      <w:r w:rsidR="00065DBD" w:rsidRPr="00065DBD">
        <w:rPr>
          <w:rFonts w:cs="Times New Roman"/>
          <w:szCs w:val="28"/>
        </w:rPr>
        <w:t>панелизации</w:t>
      </w:r>
      <w:proofErr w:type="spellEnd"/>
      <w:r w:rsidR="00065DBD" w:rsidRPr="00065DBD">
        <w:rPr>
          <w:rFonts w:cs="Times New Roman"/>
          <w:szCs w:val="28"/>
        </w:rPr>
        <w:t xml:space="preserve"> можно указать </w:t>
      </w:r>
      <w:del w:id="31" w:author="Александр Александр" w:date="2023-11-17T13:45:00Z">
        <w:r w:rsidR="00065DBD" w:rsidRPr="00065DBD" w:rsidDel="000C3383">
          <w:rPr>
            <w:rFonts w:cs="Times New Roman"/>
            <w:szCs w:val="28"/>
          </w:rPr>
          <w:delText>колличество</w:delText>
        </w:r>
      </w:del>
      <w:ins w:id="32" w:author="Александр Александр" w:date="2023-11-17T13:45:00Z">
        <w:r w:rsidR="000C3383" w:rsidRPr="00065DBD">
          <w:rPr>
            <w:rFonts w:cs="Times New Roman"/>
            <w:szCs w:val="28"/>
          </w:rPr>
          <w:t>количество</w:t>
        </w:r>
      </w:ins>
      <w:r w:rsidR="00065DBD" w:rsidRPr="00065DBD">
        <w:rPr>
          <w:rFonts w:cs="Times New Roman"/>
          <w:szCs w:val="28"/>
        </w:rPr>
        <w:t xml:space="preserve"> панелей в столбце и в ряду.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1B2D908" w14:textId="7777777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51FE0C0C" w:rsidR="00B14A62" w:rsidRPr="00B14A62" w:rsidRDefault="00065DBD" w:rsidP="00B14A62">
      <w:r w:rsidRPr="00B442B8">
        <w:t xml:space="preserve">Переименовываем и настраиваем слои </w:t>
      </w:r>
      <w:r w:rsidR="00B442B8" w:rsidRPr="00B442B8">
        <w:t>как показано на рисунках</w:t>
      </w:r>
      <w:r w:rsidR="00B14A62" w:rsidRPr="00B442B8">
        <w:t xml:space="preserve">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AEF" w14:textId="621DF189" w:rsidR="00B442B8" w:rsidRDefault="00B14A62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 w:rsidRPr="00B442B8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C3383">
        <w:rPr>
          <w:rFonts w:cs="Times New Roman"/>
          <w:noProof/>
          <w:szCs w:val="28"/>
          <w:highlight w:val="red"/>
          <w:lang w:eastAsia="ru-RU"/>
          <w:rPrChange w:id="33" w:author="Александр Александр" w:date="2023-11-17T13:45:00Z">
            <w:rPr>
              <w:rFonts w:cs="Times New Roman"/>
              <w:noProof/>
              <w:szCs w:val="28"/>
              <w:lang w:eastAsia="ru-RU"/>
            </w:rPr>
          </w:rPrChange>
        </w:rPr>
        <w:t>Рисунки 24-34</w:t>
      </w:r>
      <w:r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3C76970D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del w:id="34" w:author="Александр Александр" w:date="2023-11-17T13:46:00Z">
        <w:r w:rsidR="00B442B8" w:rsidRPr="00B442B8" w:rsidDel="000C3383">
          <w:rPr>
            <w:rFonts w:cs="Times New Roman"/>
            <w:noProof/>
            <w:szCs w:val="28"/>
            <w:lang w:eastAsia="ru-RU"/>
          </w:rPr>
          <w:delText xml:space="preserve">лучше </w:delText>
        </w:r>
      </w:del>
      <w:ins w:id="35" w:author="Александр Александр" w:date="2023-11-17T13:46:00Z">
        <w:r w:rsidR="000C3383">
          <w:rPr>
            <w:rFonts w:cs="Times New Roman"/>
            <w:noProof/>
            <w:szCs w:val="28"/>
            <w:lang w:eastAsia="ru-RU"/>
          </w:rPr>
          <w:t>необходимо</w:t>
        </w:r>
        <w:r w:rsidR="000C3383" w:rsidRPr="00B442B8">
          <w:rPr>
            <w:rFonts w:cs="Times New Roman"/>
            <w:noProof/>
            <w:szCs w:val="28"/>
            <w:lang w:eastAsia="ru-RU"/>
          </w:rPr>
          <w:t xml:space="preserve"> </w:t>
        </w:r>
      </w:ins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del w:id="36" w:author="Александр Александр" w:date="2023-11-17T13:46:00Z">
        <w:r w:rsidRPr="00B442B8" w:rsidDel="000C3383">
          <w:rPr>
            <w:rFonts w:cs="Times New Roman"/>
            <w:noProof/>
            <w:szCs w:val="28"/>
            <w:lang w:eastAsia="ru-RU"/>
          </w:rPr>
          <w:delText xml:space="preserve"> или иностранный аккаунт </w:delText>
        </w:r>
        <w:r w:rsidRPr="00B442B8" w:rsidDel="000C3383">
          <w:rPr>
            <w:rFonts w:cs="Times New Roman"/>
            <w:noProof/>
            <w:szCs w:val="28"/>
            <w:lang w:val="en-US" w:eastAsia="ru-RU"/>
          </w:rPr>
          <w:delText>google</w:delText>
        </w:r>
      </w:del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del w:id="37" w:author="Александр Александр" w:date="2023-11-17T13:46:00Z">
        <w:r w:rsidR="00B442B8" w:rsidRPr="00B442B8" w:rsidDel="000C3383">
          <w:rPr>
            <w:rFonts w:cs="Times New Roman"/>
            <w:noProof/>
            <w:szCs w:val="28"/>
            <w:lang w:eastAsia="ru-RU"/>
          </w:rPr>
          <w:delText>припаянными детлями</w:delText>
        </w:r>
      </w:del>
      <w:ins w:id="38" w:author="Александр Александр" w:date="2023-11-17T13:46:00Z">
        <w:r w:rsidR="000C3383">
          <w:rPr>
            <w:rFonts w:cs="Times New Roman"/>
            <w:noProof/>
            <w:szCs w:val="28"/>
            <w:lang w:eastAsia="ru-RU"/>
          </w:rPr>
          <w:t>автоматической сборкой компонентов</w:t>
        </w:r>
      </w:ins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гербер файл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3CE5544D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7E45A7A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5E67F5BD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4B458D" wp14:editId="43B80FA9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16CEC0C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commentRangeStart w:id="39"/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3D8D48" wp14:editId="5F61B03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"/>
      <w:r w:rsidR="000C3383">
        <w:rPr>
          <w:rStyle w:val="a8"/>
        </w:rPr>
        <w:commentReference w:id="39"/>
      </w:r>
    </w:p>
    <w:p w14:paraId="06FD4955" w14:textId="14B2F65A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4ED9DBB6" w:rsidR="00B442B8" w:rsidRDefault="00B14A62" w:rsidP="008539AE">
      <w:pPr>
        <w:jc w:val="center"/>
        <w:rPr>
          <w:rFonts w:cs="Times New Roman"/>
          <w:szCs w:val="28"/>
        </w:rPr>
      </w:pPr>
      <w:r w:rsidRPr="000C3383">
        <w:rPr>
          <w:rFonts w:cs="Times New Roman"/>
          <w:noProof/>
          <w:szCs w:val="28"/>
          <w:highlight w:val="red"/>
          <w:lang w:eastAsia="ru-RU"/>
          <w:rPrChange w:id="40" w:author="Александр Александр" w:date="2023-11-17T13:48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41B101A5" wp14:editId="3E98F979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53F9DB1C" w:rsidR="00B14A62" w:rsidRPr="00893030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B14A62">
        <w:rPr>
          <w:rFonts w:cs="Times New Roman"/>
          <w:szCs w:val="28"/>
        </w:rPr>
        <w:t>40.</w:t>
      </w:r>
    </w:p>
    <w:p w14:paraId="33579218" w14:textId="29A8E159" w:rsidR="00B442B8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6ACD3D38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8327" w14:textId="4690403E" w:rsidR="00B442B8" w:rsidRPr="00B14A62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1E0FFF2E" w14:textId="77777777" w:rsidR="00B14A62" w:rsidRDefault="00B14A62" w:rsidP="00B14A62">
      <w:pPr>
        <w:pStyle w:val="1"/>
      </w:pPr>
      <w:r w:rsidRPr="00893030"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26FD5288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proofErr w:type="spellStart"/>
      <w:r>
        <w:rPr>
          <w:lang w:val="en-US"/>
        </w:rPr>
        <w:t>PCBWay</w:t>
      </w:r>
      <w:proofErr w:type="spellEnd"/>
      <w:r w:rsidRPr="00B14A62">
        <w:t xml:space="preserve"> </w:t>
      </w:r>
      <w:r>
        <w:t xml:space="preserve">они представлены на рисунках </w:t>
      </w:r>
      <w:r w:rsidRPr="00B442B8">
        <w:t>41-50</w:t>
      </w:r>
      <w:r w:rsidR="00B442B8" w:rsidRPr="00B442B8">
        <w:t>.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F43C" w14:textId="64BFB5A8" w:rsidR="00B442B8" w:rsidRDefault="00B14A62" w:rsidP="008539AE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065DBD">
        <w:rPr>
          <w:rFonts w:cs="Times New Roman"/>
          <w:noProof/>
          <w:szCs w:val="28"/>
          <w:lang w:eastAsia="ru-RU"/>
        </w:rPr>
        <w:t>Рисунки 41-50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053282A2">
            <wp:extent cx="5829095" cy="5629702"/>
            <wp:effectExtent l="0" t="0" r="63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3841" cy="5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Рисунок 52 – Технические характеристики платы</w:t>
      </w:r>
    </w:p>
    <w:p w14:paraId="50DBF0F9" w14:textId="4E76AE76" w:rsidR="00B442B8" w:rsidRPr="00B442B8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вкладке «Цены и время сборки», </w:t>
      </w:r>
      <w:commentRangeStart w:id="41"/>
      <w:r w:rsidR="00D93F23">
        <w:rPr>
          <w:rFonts w:cs="Times New Roman"/>
          <w:noProof/>
          <w:szCs w:val="28"/>
          <w:lang w:eastAsia="ru-RU"/>
        </w:rPr>
        <w:t>смотреть</w:t>
      </w:r>
      <w:commentRangeEnd w:id="41"/>
      <w:r w:rsidR="000C3383">
        <w:rPr>
          <w:rStyle w:val="a8"/>
        </w:rPr>
        <w:commentReference w:id="41"/>
      </w:r>
      <w:r w:rsidR="00D93F23">
        <w:rPr>
          <w:rFonts w:cs="Times New Roman"/>
          <w:noProof/>
          <w:szCs w:val="28"/>
          <w:lang w:eastAsia="ru-RU"/>
        </w:rPr>
        <w:t xml:space="preserve"> рисунок 53.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3A24C6B7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B14A62" w:rsidRPr="00D93F23">
        <w:rPr>
          <w:rFonts w:cs="Times New Roman"/>
          <w:noProof/>
          <w:szCs w:val="28"/>
          <w:lang w:eastAsia="ru-RU"/>
        </w:rPr>
        <w:t xml:space="preserve"> 53 – </w:t>
      </w:r>
      <w:del w:id="42" w:author="Александр Александр" w:date="2023-11-17T13:49:00Z">
        <w:r w:rsidR="00B14A62" w:rsidRPr="00D93F23" w:rsidDel="007C3AAC">
          <w:rPr>
            <w:rFonts w:cs="Times New Roman"/>
            <w:noProof/>
            <w:szCs w:val="28"/>
            <w:lang w:eastAsia="ru-RU"/>
          </w:rPr>
          <w:delText xml:space="preserve">цена </w:delText>
        </w:r>
      </w:del>
      <w:ins w:id="43" w:author="Александр Александр" w:date="2023-11-17T13:49:00Z">
        <w:r w:rsidR="007C3AAC">
          <w:rPr>
            <w:rFonts w:cs="Times New Roman"/>
            <w:noProof/>
            <w:szCs w:val="28"/>
            <w:lang w:eastAsia="ru-RU"/>
          </w:rPr>
          <w:t>Ц</w:t>
        </w:r>
        <w:r w:rsidR="007C3AAC" w:rsidRPr="00D93F23">
          <w:rPr>
            <w:rFonts w:cs="Times New Roman"/>
            <w:noProof/>
            <w:szCs w:val="28"/>
            <w:lang w:eastAsia="ru-RU"/>
          </w:rPr>
          <w:t xml:space="preserve">ена </w:t>
        </w:r>
      </w:ins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040203F4" w14:textId="05679EF7" w:rsidR="00B14A62" w:rsidRPr="00893030" w:rsidDel="007C3AAC" w:rsidRDefault="00B14A62" w:rsidP="00B14A62">
      <w:pPr>
        <w:rPr>
          <w:del w:id="44" w:author="Александр Александр" w:date="2023-11-17T13:49:00Z"/>
          <w:rFonts w:cs="Times New Roman"/>
          <w:noProof/>
          <w:szCs w:val="28"/>
          <w:lang w:eastAsia="ru-RU"/>
        </w:rPr>
      </w:pPr>
      <w:del w:id="45" w:author="Александр Александр" w:date="2023-11-17T13:49:00Z">
        <w:r w:rsidRPr="00D93F23" w:rsidDel="007C3AAC">
          <w:rPr>
            <w:rFonts w:cs="Times New Roman"/>
            <w:noProof/>
            <w:szCs w:val="28"/>
            <w:lang w:eastAsia="ru-RU"/>
          </w:rPr>
          <w:delText>На этом сайте можно выбрать фирму доставки, где указаны сроки и цена доставки</w:delText>
        </w:r>
        <w:r w:rsidR="00D93F23" w:rsidDel="007C3AAC">
          <w:rPr>
            <w:rFonts w:cs="Times New Roman"/>
            <w:noProof/>
            <w:szCs w:val="28"/>
            <w:lang w:eastAsia="ru-RU"/>
          </w:rPr>
          <w:delText>, смотреть рисунок 54</w:delText>
        </w:r>
        <w:r w:rsidRPr="00D93F23" w:rsidDel="007C3AAC">
          <w:rPr>
            <w:rFonts w:cs="Times New Roman"/>
            <w:noProof/>
            <w:szCs w:val="28"/>
            <w:lang w:eastAsia="ru-RU"/>
          </w:rPr>
          <w:delText>.</w:delText>
        </w:r>
      </w:del>
    </w:p>
    <w:p w14:paraId="5C5E54F9" w14:textId="734A0C45" w:rsidR="00B14A62" w:rsidRPr="00893030" w:rsidDel="007C3AAC" w:rsidRDefault="00B14A62" w:rsidP="00B14A62">
      <w:pPr>
        <w:rPr>
          <w:del w:id="46" w:author="Александр Александр" w:date="2023-11-17T13:49:00Z"/>
          <w:rFonts w:cs="Times New Roman"/>
          <w:noProof/>
          <w:szCs w:val="28"/>
          <w:lang w:eastAsia="ru-RU"/>
        </w:rPr>
      </w:pPr>
    </w:p>
    <w:p w14:paraId="2E3FAB16" w14:textId="694E9FCA" w:rsidR="00D93F23" w:rsidDel="007C3AAC" w:rsidRDefault="00B14A62" w:rsidP="008539AE">
      <w:pPr>
        <w:jc w:val="center"/>
        <w:rPr>
          <w:del w:id="47" w:author="Александр Александр" w:date="2023-11-17T13:49:00Z"/>
          <w:rFonts w:cs="Times New Roman"/>
          <w:noProof/>
          <w:szCs w:val="28"/>
          <w:lang w:eastAsia="ru-RU"/>
        </w:rPr>
      </w:pPr>
      <w:del w:id="48" w:author="Александр Александр" w:date="2023-11-17T13:49:00Z">
        <w:r w:rsidRPr="00893030" w:rsidDel="007C3AAC">
          <w:rPr>
            <w:rFonts w:cs="Times New Roman"/>
            <w:noProof/>
            <w:szCs w:val="28"/>
            <w:lang w:eastAsia="ru-RU"/>
          </w:rPr>
          <w:drawing>
            <wp:inline distT="0" distB="0" distL="0" distR="0" wp14:anchorId="6CCD3BC6" wp14:editId="187AFFA3">
              <wp:extent cx="3479470" cy="2432468"/>
              <wp:effectExtent l="0" t="0" r="6985" b="6350"/>
              <wp:docPr id="60" name="Рисунок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98063" cy="24454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4035265" w14:textId="47039C78" w:rsidR="00B14A62" w:rsidRPr="00893030" w:rsidDel="007C3AAC" w:rsidRDefault="00B67D3B" w:rsidP="00D93F23">
      <w:pPr>
        <w:jc w:val="center"/>
        <w:rPr>
          <w:del w:id="49" w:author="Александр Александр" w:date="2023-11-17T13:49:00Z"/>
          <w:rFonts w:cs="Times New Roman"/>
          <w:noProof/>
          <w:szCs w:val="28"/>
          <w:lang w:eastAsia="ru-RU"/>
        </w:rPr>
      </w:pPr>
      <w:del w:id="50" w:author="Александр Александр" w:date="2023-11-17T13:49:00Z">
        <w:r w:rsidDel="007C3AAC">
          <w:rPr>
            <w:rFonts w:cs="Times New Roman"/>
            <w:noProof/>
            <w:szCs w:val="28"/>
            <w:lang w:eastAsia="ru-RU"/>
          </w:rPr>
          <w:delText>Рисунок</w:delText>
        </w:r>
        <w:r w:rsidR="00B14A62" w:rsidRPr="00893030" w:rsidDel="007C3AAC">
          <w:rPr>
            <w:rFonts w:cs="Times New Roman"/>
            <w:noProof/>
            <w:szCs w:val="28"/>
            <w:lang w:eastAsia="ru-RU"/>
          </w:rPr>
          <w:delText xml:space="preserve"> 54 – Выбор фирмы доставки.</w:delText>
        </w:r>
      </w:del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>Заказ с расстановкой.</w:t>
      </w:r>
    </w:p>
    <w:p w14:paraId="2340C7EF" w14:textId="1FFB5C9B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 xml:space="preserve">ой платы можно заказать плату с </w:t>
      </w:r>
      <w:commentRangeStart w:id="51"/>
      <w:r w:rsidR="00D93F23">
        <w:rPr>
          <w:rFonts w:cs="Times New Roman"/>
          <w:noProof/>
          <w:szCs w:val="28"/>
          <w:lang w:eastAsia="ru-RU"/>
        </w:rPr>
        <w:t>частично</w:t>
      </w:r>
      <w:commentRangeEnd w:id="51"/>
      <w:r w:rsidR="007C3AAC">
        <w:rPr>
          <w:rStyle w:val="a8"/>
        </w:rPr>
        <w:commentReference w:id="51"/>
      </w:r>
      <w:r w:rsidR="00D93F23">
        <w:rPr>
          <w:rFonts w:cs="Times New Roman"/>
          <w:noProof/>
          <w:szCs w:val="28"/>
          <w:lang w:eastAsia="ru-RU"/>
        </w:rPr>
        <w:t xml:space="preserve"> </w:t>
      </w:r>
      <w:commentRangeStart w:id="52"/>
      <w:r w:rsidR="00D93F23" w:rsidRPr="00D93F23">
        <w:rPr>
          <w:rFonts w:cs="Times New Roman"/>
          <w:noProof/>
          <w:szCs w:val="28"/>
          <w:lang w:eastAsia="ru-RU"/>
        </w:rPr>
        <w:t>впаянными</w:t>
      </w:r>
      <w:commentRangeEnd w:id="52"/>
      <w:r w:rsidR="007C3AAC">
        <w:rPr>
          <w:rStyle w:val="a8"/>
        </w:rPr>
        <w:commentReference w:id="52"/>
      </w:r>
      <w:r w:rsidRPr="00D93F23">
        <w:rPr>
          <w:rFonts w:cs="Times New Roman"/>
          <w:noProof/>
          <w:szCs w:val="28"/>
          <w:lang w:eastAsia="ru-RU"/>
        </w:rPr>
        <w:t xml:space="preserve"> </w:t>
      </w:r>
      <w:commentRangeStart w:id="53"/>
      <w:r w:rsidRPr="00D93F23">
        <w:rPr>
          <w:rFonts w:cs="Times New Roman"/>
          <w:noProof/>
          <w:szCs w:val="28"/>
          <w:lang w:eastAsia="ru-RU"/>
        </w:rPr>
        <w:t>деталями</w:t>
      </w:r>
      <w:commentRangeEnd w:id="53"/>
      <w:r w:rsidR="007C3AAC">
        <w:rPr>
          <w:rStyle w:val="a8"/>
        </w:rPr>
        <w:commentReference w:id="53"/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4973AB9E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Открываем файл печатной платы </w:t>
      </w:r>
      <w:r w:rsidRPr="007C3AAC">
        <w:rPr>
          <w:rFonts w:cs="Times New Roman"/>
          <w:noProof/>
          <w:szCs w:val="28"/>
          <w:highlight w:val="red"/>
          <w:lang w:eastAsia="ru-RU"/>
          <w:rPrChange w:id="54" w:author="Александр Александр" w:date="2023-11-17T13:50:00Z">
            <w:rPr>
              <w:rFonts w:cs="Times New Roman"/>
              <w:noProof/>
              <w:szCs w:val="28"/>
              <w:lang w:eastAsia="ru-RU"/>
            </w:rPr>
          </w:rPrChange>
        </w:rPr>
        <w:t>активирум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20AD1A2F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D93F23">
        <w:rPr>
          <w:rFonts w:cs="Times New Roman"/>
          <w:noProof/>
          <w:szCs w:val="28"/>
          <w:lang w:eastAsia="ru-RU"/>
        </w:rPr>
        <w:t>директ</w:t>
      </w:r>
      <w:r w:rsidR="00D93F23" w:rsidRPr="00D93F23">
        <w:rPr>
          <w:rFonts w:cs="Times New Roman"/>
          <w:noProof/>
          <w:szCs w:val="28"/>
          <w:lang w:eastAsia="ru-RU"/>
        </w:rPr>
        <w:t>ор</w:t>
      </w:r>
      <w:r w:rsidRPr="00D93F23">
        <w:rPr>
          <w:rFonts w:cs="Times New Roman"/>
          <w:noProof/>
          <w:szCs w:val="28"/>
          <w:lang w:eastAsia="ru-RU"/>
        </w:rPr>
        <w:t>ий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Bom</w:t>
      </w:r>
    </w:p>
    <w:p w14:paraId="41B9EBD5" w14:textId="0C946855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86658DA" wp14:editId="496B6309">
            <wp:extent cx="5418455" cy="201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FE2" w14:textId="19D9E99D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56 – Директорий </w:t>
      </w:r>
      <w:r w:rsidR="00B14A62" w:rsidRPr="00893030">
        <w:rPr>
          <w:rFonts w:cs="Times New Roman"/>
          <w:noProof/>
          <w:szCs w:val="28"/>
          <w:lang w:val="en-US" w:eastAsia="ru-RU"/>
        </w:rPr>
        <w:t>Bom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4CCDC93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commentRangeStart w:id="55"/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ins w:id="56" w:author="Александр Александр" w:date="2023-11-17T13:51:00Z">
        <w:r w:rsidR="007C3AAC">
          <w:rPr>
            <w:rFonts w:cs="Times New Roman"/>
            <w:noProof/>
            <w:szCs w:val="28"/>
            <w:lang w:eastAsia="ru-RU"/>
          </w:rPr>
          <w:t>с</w:t>
        </w:r>
      </w:ins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плате.</w:t>
      </w:r>
      <w:commentRangeEnd w:id="55"/>
      <w:r w:rsidR="007C3AAC">
        <w:rPr>
          <w:rStyle w:val="a8"/>
        </w:rPr>
        <w:commentReference w:id="55"/>
      </w:r>
    </w:p>
    <w:p w14:paraId="4E880731" w14:textId="1244E517" w:rsidR="00B14A62" w:rsidRPr="005D5966" w:rsidRDefault="005D5966" w:rsidP="00B14A62">
      <w:pPr>
        <w:rPr>
          <w:rFonts w:cs="Times New Roman"/>
          <w:noProof/>
          <w:szCs w:val="28"/>
          <w:lang w:eastAsia="ru-RU"/>
        </w:rPr>
      </w:pPr>
      <w:commentRangeStart w:id="57"/>
      <w:r w:rsidRPr="005D5966">
        <w:rPr>
          <w:rFonts w:cs="Times New Roman"/>
          <w:noProof/>
          <w:szCs w:val="28"/>
          <w:lang w:eastAsia="ru-RU"/>
        </w:rPr>
        <w:t xml:space="preserve">Первую таблицу 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>, например как на рисунке 57.</w:t>
      </w:r>
      <w:commentRangeEnd w:id="57"/>
      <w:r w:rsidR="007C3AAC">
        <w:rPr>
          <w:rStyle w:val="a8"/>
        </w:rPr>
        <w:commentReference w:id="57"/>
      </w:r>
    </w:p>
    <w:p w14:paraId="78155794" w14:textId="17195F56" w:rsidR="005D5966" w:rsidRDefault="00B179A6" w:rsidP="008539AE">
      <w:pPr>
        <w:jc w:val="center"/>
        <w:rPr>
          <w:rFonts w:cs="Times New Roman"/>
          <w:noProof/>
          <w:szCs w:val="28"/>
          <w:lang w:eastAsia="ru-RU"/>
        </w:rPr>
      </w:pPr>
      <w:commentRangeStart w:id="58"/>
      <w:r>
        <w:rPr>
          <w:noProof/>
          <w:lang w:eastAsia="ru-RU"/>
        </w:rPr>
        <w:drawing>
          <wp:inline distT="0" distB="0" distL="0" distR="0" wp14:anchorId="436B1539" wp14:editId="076DBBA7">
            <wp:extent cx="5940425" cy="3123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 w:rsidR="007C3AAC">
        <w:rPr>
          <w:rStyle w:val="a8"/>
        </w:rPr>
        <w:commentReference w:id="58"/>
      </w:r>
    </w:p>
    <w:p w14:paraId="402CAC14" w14:textId="5FBCCB53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B14A62" w:rsidRPr="005D5966">
        <w:rPr>
          <w:rFonts w:cs="Times New Roman"/>
          <w:noProof/>
          <w:szCs w:val="28"/>
          <w:lang w:eastAsia="ru-RU"/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0C9EDFCF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D5966">
        <w:rPr>
          <w:rFonts w:cs="Times New Roman"/>
          <w:noProof/>
          <w:szCs w:val="28"/>
          <w:lang w:eastAsia="ru-RU"/>
        </w:rPr>
        <w:t xml:space="preserve"> смог понять куда следует </w:t>
      </w:r>
      <w:r w:rsidR="005D5966" w:rsidRPr="007C3AAC">
        <w:rPr>
          <w:rFonts w:cs="Times New Roman"/>
          <w:noProof/>
          <w:szCs w:val="28"/>
          <w:highlight w:val="darkRed"/>
          <w:lang w:eastAsia="ru-RU"/>
          <w:rPrChange w:id="59" w:author="Александр Александр" w:date="2023-11-17T13:55:00Z">
            <w:rPr>
              <w:rFonts w:cs="Times New Roman"/>
              <w:noProof/>
              <w:szCs w:val="28"/>
              <w:lang w:eastAsia="ru-RU"/>
            </w:rPr>
          </w:rPrChange>
        </w:rPr>
        <w:t>припаивать конкретную деталь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Pr="00893030">
        <w:rPr>
          <w:rFonts w:cs="Times New Roman"/>
          <w:noProof/>
          <w:szCs w:val="28"/>
          <w:lang w:eastAsia="ru-RU"/>
        </w:rPr>
        <w:t>расположением каждой детали.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77777777" w:rsidR="00B14A62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Dimentions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7F29D99" w:rsidR="008539AE" w:rsidRPr="008539AE" w:rsidRDefault="008539AE" w:rsidP="00B14A62">
      <w:pPr>
        <w:rPr>
          <w:rFonts w:cs="Times New Roman"/>
          <w:noProof/>
          <w:szCs w:val="28"/>
          <w:lang w:eastAsia="ru-RU"/>
        </w:rPr>
      </w:pPr>
      <w:commentRangeStart w:id="60"/>
      <w:r>
        <w:rPr>
          <w:rFonts w:cs="Times New Roman"/>
          <w:noProof/>
          <w:szCs w:val="28"/>
          <w:lang w:eastAsia="ru-RU"/>
        </w:rPr>
        <w:t xml:space="preserve">Если мы хотим иметь </w:t>
      </w:r>
      <w:r w:rsidRPr="007C3AAC">
        <w:rPr>
          <w:rFonts w:cs="Times New Roman"/>
          <w:noProof/>
          <w:szCs w:val="28"/>
          <w:highlight w:val="darkRed"/>
          <w:lang w:eastAsia="ru-RU"/>
          <w:rPrChange w:id="61" w:author="Александр Александр" w:date="2023-11-17T13:55:00Z">
            <w:rPr>
              <w:rFonts w:cs="Times New Roman"/>
              <w:noProof/>
              <w:szCs w:val="28"/>
              <w:lang w:eastAsia="ru-RU"/>
            </w:rPr>
          </w:rPrChange>
        </w:rPr>
        <w:t>припаянные детали</w:t>
      </w:r>
      <w:r>
        <w:rPr>
          <w:rFonts w:cs="Times New Roman"/>
          <w:noProof/>
          <w:szCs w:val="28"/>
          <w:lang w:eastAsia="ru-RU"/>
        </w:rPr>
        <w:t xml:space="preserve"> с обратной стороны платы, то требуется развернуть плату, и поменять слои с префиксом «</w:t>
      </w:r>
      <w:r>
        <w:rPr>
          <w:rFonts w:cs="Times New Roman"/>
          <w:noProof/>
          <w:szCs w:val="28"/>
          <w:lang w:val="en-US" w:eastAsia="ru-RU"/>
        </w:rPr>
        <w:t>t</w:t>
      </w:r>
      <w:r>
        <w:rPr>
          <w:rFonts w:cs="Times New Roman"/>
          <w:noProof/>
          <w:szCs w:val="28"/>
          <w:lang w:eastAsia="ru-RU"/>
        </w:rPr>
        <w:t>» на слои с префиксом «</w:t>
      </w:r>
      <w:r>
        <w:rPr>
          <w:rFonts w:cs="Times New Roman"/>
          <w:noProof/>
          <w:szCs w:val="28"/>
          <w:lang w:val="en-US" w:eastAsia="ru-RU"/>
        </w:rPr>
        <w:t>b</w:t>
      </w:r>
      <w:r>
        <w:rPr>
          <w:rFonts w:cs="Times New Roman"/>
          <w:noProof/>
          <w:szCs w:val="28"/>
          <w:lang w:eastAsia="ru-RU"/>
        </w:rPr>
        <w:t>»</w:t>
      </w:r>
      <w:commentRangeEnd w:id="60"/>
      <w:r w:rsidR="007C3AAC">
        <w:rPr>
          <w:rStyle w:val="a8"/>
        </w:rPr>
        <w:commentReference w:id="60"/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1379916B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del w:id="62" w:author="Александр Александр" w:date="2023-11-17T13:56:00Z">
        <w:r w:rsidRPr="007C3AAC" w:rsidDel="007C3AAC">
          <w:rPr>
            <w:rFonts w:cs="Times New Roman"/>
            <w:noProof/>
            <w:szCs w:val="28"/>
            <w:highlight w:val="red"/>
            <w:lang w:eastAsia="ru-RU"/>
            <w:rPrChange w:id="63" w:author="Александр Александр" w:date="2023-11-17T13:56:00Z">
              <w:rPr>
                <w:rFonts w:cs="Times New Roman"/>
                <w:noProof/>
                <w:szCs w:val="28"/>
                <w:lang w:eastAsia="ru-RU"/>
              </w:rPr>
            </w:rPrChange>
          </w:rPr>
          <w:delText>резоющию</w:delText>
        </w:r>
        <w:r w:rsidRPr="00893030" w:rsidDel="007C3AAC">
          <w:rPr>
            <w:rFonts w:cs="Times New Roman"/>
            <w:noProof/>
            <w:szCs w:val="28"/>
            <w:lang w:eastAsia="ru-RU"/>
          </w:rPr>
          <w:delText xml:space="preserve"> </w:delText>
        </w:r>
      </w:del>
      <w:ins w:id="64" w:author="Александр Александр" w:date="2023-11-17T13:56:00Z">
        <w:r w:rsidR="007C3AAC">
          <w:rPr>
            <w:rFonts w:cs="Times New Roman"/>
            <w:noProof/>
            <w:szCs w:val="28"/>
            <w:lang w:eastAsia="ru-RU"/>
          </w:rPr>
          <w:t>разрешение изображения</w:t>
        </w:r>
        <w:r w:rsidR="007C3AAC" w:rsidRPr="00893030">
          <w:rPr>
            <w:rFonts w:cs="Times New Roman"/>
            <w:noProof/>
            <w:szCs w:val="28"/>
            <w:lang w:eastAsia="ru-RU"/>
          </w:rPr>
          <w:t xml:space="preserve"> </w:t>
        </w:r>
      </w:ins>
      <w:r w:rsidRPr="00893030">
        <w:rPr>
          <w:rFonts w:cs="Times New Roman"/>
          <w:noProof/>
          <w:szCs w:val="28"/>
          <w:lang w:eastAsia="ru-RU"/>
        </w:rPr>
        <w:t>на 600</w:t>
      </w:r>
      <w:ins w:id="65" w:author="Александр Александр" w:date="2023-11-17T13:56:00Z">
        <w:r w:rsidR="007C3AAC">
          <w:rPr>
            <w:rFonts w:cs="Times New Roman"/>
            <w:noProof/>
            <w:szCs w:val="28"/>
            <w:lang w:eastAsia="ru-RU"/>
          </w:rPr>
          <w:t xml:space="preserve"> </w:t>
        </w:r>
        <w:r w:rsidR="007C3AAC">
          <w:rPr>
            <w:rFonts w:cs="Times New Roman"/>
            <w:noProof/>
            <w:szCs w:val="28"/>
            <w:lang w:val="en-US" w:eastAsia="ru-RU"/>
          </w:rPr>
          <w:t>DPI</w:t>
        </w:r>
      </w:ins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должно получиться как на рисунке 58.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636189A5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B14A62" w:rsidRPr="008539AE">
        <w:rPr>
          <w:rFonts w:cs="Times New Roman"/>
          <w:noProof/>
          <w:szCs w:val="28"/>
          <w:lang w:eastAsia="ru-RU"/>
        </w:rPr>
        <w:t xml:space="preserve"> 59 – Сборный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19122EAE" w14:textId="33BEFC07" w:rsidR="00B14A62" w:rsidRPr="006C039D" w:rsidDel="007C3AAC" w:rsidRDefault="00B14A62" w:rsidP="00B14A62">
      <w:pPr>
        <w:pStyle w:val="a5"/>
        <w:rPr>
          <w:del w:id="66" w:author="Александр Александр" w:date="2023-11-17T13:57:00Z"/>
          <w:rFonts w:cs="Times New Roman"/>
          <w:szCs w:val="28"/>
        </w:rPr>
      </w:pPr>
      <w:bookmarkStart w:id="67" w:name="_GoBack"/>
      <w:bookmarkEnd w:id="67"/>
    </w:p>
    <w:p w14:paraId="61214ACD" w14:textId="6E420D7A" w:rsidR="00E00E69" w:rsidRPr="00B14A62" w:rsidRDefault="00E00E69" w:rsidP="00B14A62"/>
    <w:sectPr w:rsidR="00E00E69" w:rsidRPr="00B14A62">
      <w:head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Александр Александр" w:date="2023-11-17T13:29:00Z" w:initials="АА">
    <w:p w14:paraId="5B044D6E" w14:textId="16ACBF93" w:rsidR="0004245E" w:rsidRDefault="0004245E">
      <w:pPr>
        <w:pStyle w:val="a9"/>
      </w:pPr>
      <w:r>
        <w:rPr>
          <w:rStyle w:val="a8"/>
        </w:rPr>
        <w:annotationRef/>
      </w:r>
      <w:r>
        <w:t>Короче либо точки, либо цифры</w:t>
      </w:r>
    </w:p>
  </w:comment>
  <w:comment w:id="3" w:author="Александр Александр" w:date="2023-11-17T13:30:00Z" w:initials="АА">
    <w:p w14:paraId="7C3E1A47" w14:textId="30A6EC3C" w:rsidR="0004245E" w:rsidRDefault="0004245E">
      <w:pPr>
        <w:pStyle w:val="a9"/>
      </w:pPr>
      <w:r>
        <w:rPr>
          <w:rStyle w:val="a8"/>
        </w:rPr>
        <w:annotationRef/>
      </w:r>
      <w:r>
        <w:t>Надо обвести или указать</w:t>
      </w:r>
    </w:p>
  </w:comment>
  <w:comment w:id="18" w:author="Александр Александр" w:date="2023-11-17T13:37:00Z" w:initials="АА">
    <w:p w14:paraId="38A519FB" w14:textId="04B5E456" w:rsidR="0004245E" w:rsidRDefault="0004245E">
      <w:pPr>
        <w:pStyle w:val="a9"/>
      </w:pPr>
      <w:r>
        <w:rPr>
          <w:rStyle w:val="a8"/>
        </w:rPr>
        <w:annotationRef/>
      </w:r>
      <w:r>
        <w:t>Между дорожками тоже</w:t>
      </w:r>
    </w:p>
  </w:comment>
  <w:comment w:id="30" w:author="Александр Александр" w:date="2023-11-17T13:44:00Z" w:initials="АА">
    <w:p w14:paraId="705181E3" w14:textId="05E80B30" w:rsidR="000C3383" w:rsidRDefault="000C3383">
      <w:pPr>
        <w:pStyle w:val="a9"/>
      </w:pPr>
      <w:r>
        <w:rPr>
          <w:rStyle w:val="a8"/>
        </w:rPr>
        <w:annotationRef/>
      </w:r>
      <w:r>
        <w:t>Ну скрин переделать и сказать, что при формировании файлов создается лишний файл, который не нужно добавлять в архив</w:t>
      </w:r>
    </w:p>
  </w:comment>
  <w:comment w:id="39" w:author="Александр Александр" w:date="2023-11-17T13:47:00Z" w:initials="АА">
    <w:p w14:paraId="2C8DA338" w14:textId="1BAAFD58" w:rsidR="000C3383" w:rsidRDefault="000C3383">
      <w:pPr>
        <w:pStyle w:val="a9"/>
      </w:pPr>
      <w:r>
        <w:rPr>
          <w:rStyle w:val="a8"/>
        </w:rPr>
        <w:annotationRef/>
      </w:r>
      <w:r>
        <w:t xml:space="preserve">Скрин на русском, а сайт на английском (не нужно пользоваться </w:t>
      </w:r>
      <w:proofErr w:type="spellStart"/>
      <w:r>
        <w:t>гугл</w:t>
      </w:r>
      <w:proofErr w:type="spellEnd"/>
      <w:r>
        <w:t xml:space="preserve"> </w:t>
      </w:r>
      <w:proofErr w:type="spellStart"/>
      <w:r>
        <w:t>транслейт</w:t>
      </w:r>
      <w:proofErr w:type="spellEnd"/>
      <w:r>
        <w:t>, он в лоб переводит (Что такое золотые пальцы??))</w:t>
      </w:r>
    </w:p>
  </w:comment>
  <w:comment w:id="41" w:author="Александр Александр" w:date="2023-11-17T13:48:00Z" w:initials="АА">
    <w:p w14:paraId="09C5D3B7" w14:textId="15A1B954" w:rsidR="000C3383" w:rsidRDefault="000C3383">
      <w:pPr>
        <w:pStyle w:val="a9"/>
      </w:pPr>
      <w:r>
        <w:rPr>
          <w:rStyle w:val="a8"/>
        </w:rPr>
        <w:annotationRef/>
      </w:r>
      <w:r>
        <w:t>Партия доволен выделять миска рис кошка жена</w:t>
      </w:r>
    </w:p>
  </w:comment>
  <w:comment w:id="51" w:author="Александр Александр" w:date="2023-11-17T13:49:00Z" w:initials="АА">
    <w:p w14:paraId="7096857A" w14:textId="3A583933" w:rsidR="007C3AAC" w:rsidRDefault="007C3AAC">
      <w:pPr>
        <w:pStyle w:val="a9"/>
      </w:pPr>
      <w:r>
        <w:rPr>
          <w:rStyle w:val="a8"/>
        </w:rPr>
        <w:annotationRef/>
      </w:r>
      <w:r>
        <w:t>Можно и целиком спаянную</w:t>
      </w:r>
    </w:p>
  </w:comment>
  <w:comment w:id="52" w:author="Александр Александр" w:date="2023-11-17T13:50:00Z" w:initials="АА">
    <w:p w14:paraId="44DD156C" w14:textId="2DDB3004" w:rsidR="007C3AAC" w:rsidRDefault="007C3AAC">
      <w:pPr>
        <w:pStyle w:val="a9"/>
      </w:pPr>
      <w:r>
        <w:rPr>
          <w:rStyle w:val="a8"/>
        </w:rPr>
        <w:annotationRef/>
      </w:r>
      <w:r>
        <w:t>Автоматической сборкой</w:t>
      </w:r>
    </w:p>
  </w:comment>
  <w:comment w:id="53" w:author="Александр Александр" w:date="2023-11-17T13:50:00Z" w:initials="АА">
    <w:p w14:paraId="659726B4" w14:textId="1A8D96C0" w:rsidR="007C3AAC" w:rsidRDefault="007C3AAC">
      <w:pPr>
        <w:pStyle w:val="a9"/>
      </w:pPr>
      <w:r>
        <w:rPr>
          <w:rStyle w:val="a8"/>
        </w:rPr>
        <w:annotationRef/>
      </w:r>
      <w:r>
        <w:t>КОМПОНЕНТАМИ</w:t>
      </w:r>
    </w:p>
  </w:comment>
  <w:comment w:id="55" w:author="Александр Александр" w:date="2023-11-17T13:52:00Z" w:initials="АА">
    <w:p w14:paraId="0DAD32ED" w14:textId="3B0BC747" w:rsidR="007C3AAC" w:rsidRPr="007C3AAC" w:rsidRDefault="007C3AAC">
      <w:pPr>
        <w:pStyle w:val="a9"/>
      </w:pPr>
      <w:r>
        <w:rPr>
          <w:rStyle w:val="a8"/>
        </w:rPr>
        <w:annotationRef/>
      </w:r>
      <w:proofErr w:type="gramStart"/>
      <w:r>
        <w:t>Напиши</w:t>
      </w:r>
      <w:proofErr w:type="gramEnd"/>
      <w:r>
        <w:t xml:space="preserve"> как называются файлы</w:t>
      </w:r>
      <w:r>
        <w:br/>
      </w:r>
      <w:r>
        <w:br/>
        <w:t xml:space="preserve">Скрипт который на скрине просто выдаст </w:t>
      </w:r>
      <w:proofErr w:type="spellStart"/>
      <w:r>
        <w:t>бомник</w:t>
      </w:r>
      <w:proofErr w:type="spellEnd"/>
      <w:r>
        <w:t xml:space="preserve">, а не сгенерирует </w:t>
      </w:r>
      <w:r>
        <w:rPr>
          <w:lang w:val="en-US"/>
        </w:rPr>
        <w:t>CPL</w:t>
      </w:r>
      <w:r>
        <w:t xml:space="preserve"> и </w:t>
      </w:r>
      <w:r>
        <w:rPr>
          <w:lang w:val="en-US"/>
        </w:rPr>
        <w:t>BOM</w:t>
      </w:r>
      <w:r w:rsidRPr="007C3AAC">
        <w:t xml:space="preserve"> </w:t>
      </w:r>
      <w:r>
        <w:t>для сборки</w:t>
      </w:r>
    </w:p>
  </w:comment>
  <w:comment w:id="57" w:author="Александр Александр" w:date="2023-11-17T13:54:00Z" w:initials="АА">
    <w:p w14:paraId="4DE8CF73" w14:textId="6F48BBA7" w:rsidR="007C3AAC" w:rsidRPr="007C3AAC" w:rsidRDefault="007C3AAC">
      <w:pPr>
        <w:pStyle w:val="a9"/>
      </w:pPr>
      <w:r>
        <w:rPr>
          <w:rStyle w:val="a8"/>
        </w:rPr>
        <w:annotationRef/>
      </w:r>
      <w:r>
        <w:t xml:space="preserve">Только не запутайся что это как раз для скрипта </w:t>
      </w:r>
      <w:proofErr w:type="spellStart"/>
      <w:r>
        <w:rPr>
          <w:lang w:val="en-US"/>
        </w:rPr>
        <w:t>bom</w:t>
      </w:r>
      <w:proofErr w:type="spellEnd"/>
      <w:r>
        <w:t xml:space="preserve">, а не для </w:t>
      </w:r>
      <w:r>
        <w:rPr>
          <w:lang w:val="en-US"/>
        </w:rPr>
        <w:t>SMT</w:t>
      </w:r>
    </w:p>
  </w:comment>
  <w:comment w:id="58" w:author="Александр Александр" w:date="2023-11-17T13:55:00Z" w:initials="АА">
    <w:p w14:paraId="5453F771" w14:textId="772781AC" w:rsidR="007C3AAC" w:rsidRPr="007C3AAC" w:rsidRDefault="007C3AAC">
      <w:pPr>
        <w:pStyle w:val="a9"/>
      </w:pPr>
      <w:r>
        <w:rPr>
          <w:rStyle w:val="a8"/>
        </w:rPr>
        <w:annotationRef/>
      </w:r>
      <w:r>
        <w:t>Добавить выделение ячеек</w:t>
      </w:r>
    </w:p>
  </w:comment>
  <w:comment w:id="60" w:author="Александр Александр" w:date="2023-11-17T13:56:00Z" w:initials="АА">
    <w:p w14:paraId="4F8B5C73" w14:textId="299CD330" w:rsidR="007C3AAC" w:rsidRDefault="007C3AAC">
      <w:pPr>
        <w:pStyle w:val="a9"/>
      </w:pPr>
      <w:r>
        <w:rPr>
          <w:rStyle w:val="a8"/>
        </w:rPr>
        <w:annotationRef/>
      </w:r>
      <w:r>
        <w:t>Как это сделать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B044D6E" w15:done="0"/>
  <w15:commentEx w15:paraId="7C3E1A47" w15:done="0"/>
  <w15:commentEx w15:paraId="38A519FB" w15:done="0"/>
  <w15:commentEx w15:paraId="705181E3" w15:done="0"/>
  <w15:commentEx w15:paraId="2C8DA338" w15:done="0"/>
  <w15:commentEx w15:paraId="09C5D3B7" w15:done="0"/>
  <w15:commentEx w15:paraId="7096857A" w15:done="0"/>
  <w15:commentEx w15:paraId="44DD156C" w15:done="0"/>
  <w15:commentEx w15:paraId="659726B4" w15:done="0"/>
  <w15:commentEx w15:paraId="0DAD32ED" w15:done="0"/>
  <w15:commentEx w15:paraId="4DE8CF73" w15:done="0"/>
  <w15:commentEx w15:paraId="5453F771" w15:done="0"/>
  <w15:commentEx w15:paraId="4F8B5C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952" w16cex:dateUtc="2023-11-17T10:29:00Z"/>
  <w16cex:commentExtensible w16cex:durableId="2901E963" w16cex:dateUtc="2023-11-17T10:30:00Z"/>
  <w16cex:commentExtensible w16cex:durableId="2901EB04" w16cex:dateUtc="2023-11-17T10:37:00Z"/>
  <w16cex:commentExtensible w16cex:durableId="2901ECB3" w16cex:dateUtc="2023-11-17T10:44:00Z"/>
  <w16cex:commentExtensible w16cex:durableId="2901ED63" w16cex:dateUtc="2023-11-17T10:47:00Z"/>
  <w16cex:commentExtensible w16cex:durableId="2901EDC7" w16cex:dateUtc="2023-11-17T10:48:00Z"/>
  <w16cex:commentExtensible w16cex:durableId="2901EDFF" w16cex:dateUtc="2023-11-17T10:49:00Z"/>
  <w16cex:commentExtensible w16cex:durableId="2901EE14" w16cex:dateUtc="2023-11-17T10:50:00Z"/>
  <w16cex:commentExtensible w16cex:durableId="2901EE0E" w16cex:dateUtc="2023-11-17T10:50:00Z"/>
  <w16cex:commentExtensible w16cex:durableId="2901EEA3" w16cex:dateUtc="2023-11-17T10:52:00Z"/>
  <w16cex:commentExtensible w16cex:durableId="2901EF07" w16cex:dateUtc="2023-11-17T10:54:00Z"/>
  <w16cex:commentExtensible w16cex:durableId="2901EF3E" w16cex:dateUtc="2023-11-17T10:55:00Z"/>
  <w16cex:commentExtensible w16cex:durableId="2901EF7D" w16cex:dateUtc="2023-11-17T10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044D6E" w16cid:durableId="2901E952"/>
  <w16cid:commentId w16cid:paraId="7C3E1A47" w16cid:durableId="2901E963"/>
  <w16cid:commentId w16cid:paraId="38A519FB" w16cid:durableId="2901EB04"/>
  <w16cid:commentId w16cid:paraId="705181E3" w16cid:durableId="2901ECB3"/>
  <w16cid:commentId w16cid:paraId="2C8DA338" w16cid:durableId="2901ED63"/>
  <w16cid:commentId w16cid:paraId="09C5D3B7" w16cid:durableId="2901EDC7"/>
  <w16cid:commentId w16cid:paraId="7096857A" w16cid:durableId="2901EDFF"/>
  <w16cid:commentId w16cid:paraId="44DD156C" w16cid:durableId="2901EE14"/>
  <w16cid:commentId w16cid:paraId="659726B4" w16cid:durableId="2901EE0E"/>
  <w16cid:commentId w16cid:paraId="0DAD32ED" w16cid:durableId="2901EEA3"/>
  <w16cid:commentId w16cid:paraId="4DE8CF73" w16cid:durableId="2901EF07"/>
  <w16cid:commentId w16cid:paraId="5453F771" w16cid:durableId="2901EF3E"/>
  <w16cid:commentId w16cid:paraId="4F8B5C73" w16cid:durableId="2901EF7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FFF8D" w14:textId="77777777" w:rsidR="00A96794" w:rsidRDefault="00A96794">
      <w:pPr>
        <w:spacing w:after="0" w:line="240" w:lineRule="auto"/>
      </w:pPr>
      <w:r>
        <w:separator/>
      </w:r>
    </w:p>
  </w:endnote>
  <w:endnote w:type="continuationSeparator" w:id="0">
    <w:p w14:paraId="692D637D" w14:textId="77777777" w:rsidR="00A96794" w:rsidRDefault="00A9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96300" w14:textId="77777777" w:rsidR="00A96794" w:rsidRDefault="00A96794">
      <w:pPr>
        <w:spacing w:after="0" w:line="240" w:lineRule="auto"/>
      </w:pPr>
      <w:r>
        <w:separator/>
      </w:r>
    </w:p>
  </w:footnote>
  <w:footnote w:type="continuationSeparator" w:id="0">
    <w:p w14:paraId="1C436832" w14:textId="77777777" w:rsidR="00A96794" w:rsidRDefault="00A9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7D1D4" w14:textId="77777777" w:rsidR="00BC5AD1" w:rsidRPr="003C3C9E" w:rsidRDefault="00A96794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андр Александр">
    <w15:presenceInfo w15:providerId="Windows Live" w15:userId="09297f5d9d91f3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32323"/>
    <w:rsid w:val="00544F49"/>
    <w:rsid w:val="00545073"/>
    <w:rsid w:val="005505C9"/>
    <w:rsid w:val="00556F84"/>
    <w:rsid w:val="0056132A"/>
    <w:rsid w:val="005829E5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32F1C"/>
    <w:rsid w:val="00846A49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9131C"/>
    <w:rsid w:val="00A96794"/>
    <w:rsid w:val="00AA3A73"/>
    <w:rsid w:val="00AA42C7"/>
    <w:rsid w:val="00AA4916"/>
    <w:rsid w:val="00AA68AA"/>
    <w:rsid w:val="00AB62D3"/>
    <w:rsid w:val="00AC6115"/>
    <w:rsid w:val="00AD651B"/>
    <w:rsid w:val="00AD65BC"/>
    <w:rsid w:val="00AE020D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57C8"/>
    <w:rsid w:val="00D74216"/>
    <w:rsid w:val="00D752F9"/>
    <w:rsid w:val="00D82C41"/>
    <w:rsid w:val="00D85FFA"/>
    <w:rsid w:val="00D93F23"/>
    <w:rsid w:val="00DA0E7D"/>
    <w:rsid w:val="00DB4685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comments" Target="comment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microsoft.com/office/2011/relationships/commentsExtended" Target="commentsExtended.xml"/><Relationship Id="rId51" Type="http://schemas.openxmlformats.org/officeDocument/2006/relationships/image" Target="media/image41.png"/><Relationship Id="rId72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25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Александр</cp:lastModifiedBy>
  <cp:revision>5</cp:revision>
  <dcterms:created xsi:type="dcterms:W3CDTF">2023-11-09T14:38:00Z</dcterms:created>
  <dcterms:modified xsi:type="dcterms:W3CDTF">2023-11-17T10:57:00Z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