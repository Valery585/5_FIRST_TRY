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99464E" w14:textId="104D3729" w:rsidR="00B14A62" w:rsidRPr="00B14A62" w:rsidRDefault="00B14A62" w:rsidP="00B14A62">
      <w:pPr>
        <w:pStyle w:val="1"/>
        <w:rPr>
          <w:lang w:val="en-US"/>
        </w:rPr>
      </w:pPr>
      <w:commentRangeStart w:id="0"/>
      <w:r w:rsidRPr="00893030">
        <w:rPr>
          <w:lang w:val="en-US"/>
        </w:rPr>
        <w:t>GERBER FILES</w:t>
      </w:r>
    </w:p>
    <w:p w14:paraId="1538755C" w14:textId="07B557C4" w:rsidR="00B14A62" w:rsidRPr="00893030" w:rsidRDefault="00B14A62" w:rsidP="00B14A62">
      <w:pPr>
        <w:pStyle w:val="1"/>
      </w:pPr>
      <w:r w:rsidRPr="00893030">
        <w:t>ГЕРБЕР ФАЙЛЫ</w:t>
      </w:r>
    </w:p>
    <w:p w14:paraId="31FAF788" w14:textId="77777777" w:rsidR="00B14A62" w:rsidRPr="00893030" w:rsidRDefault="00B14A62" w:rsidP="00B14A62">
      <w:pPr>
        <w:pStyle w:val="1"/>
      </w:pPr>
      <w:commentRangeStart w:id="1"/>
      <w:r w:rsidRPr="00893030">
        <w:t>Что такое гербер файл.</w:t>
      </w:r>
      <w:commentRangeEnd w:id="0"/>
      <w:r w:rsidR="00D752F9">
        <w:rPr>
          <w:rStyle w:val="a8"/>
          <w:rFonts w:eastAsiaTheme="minorHAnsi" w:cstheme="minorBidi"/>
          <w:b w:val="0"/>
          <w:caps w:val="0"/>
        </w:rPr>
        <w:commentReference w:id="0"/>
      </w:r>
      <w:commentRangeEnd w:id="1"/>
      <w:r w:rsidR="00D752F9">
        <w:rPr>
          <w:rStyle w:val="a8"/>
          <w:rFonts w:eastAsiaTheme="minorHAnsi" w:cstheme="minorBidi"/>
          <w:b w:val="0"/>
          <w:caps w:val="0"/>
        </w:rPr>
        <w:commentReference w:id="1"/>
      </w:r>
    </w:p>
    <w:p w14:paraId="03F6DD39" w14:textId="75293FE2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трассировки печатной платы, мы должны отправить ее на производство</w:t>
      </w:r>
      <w:ins w:id="2" w:author="Александр Семенов" w:date="2023-11-13T14:58:00Z">
        <w:r w:rsidR="00D752F9">
          <w:rPr>
            <w:rFonts w:cs="Times New Roman"/>
            <w:szCs w:val="28"/>
          </w:rPr>
          <w:t>.</w:t>
        </w:r>
      </w:ins>
      <w:r w:rsidRPr="00893030">
        <w:rPr>
          <w:rFonts w:cs="Times New Roman"/>
          <w:szCs w:val="28"/>
        </w:rPr>
        <w:t xml:space="preserve"> </w:t>
      </w:r>
      <w:ins w:id="3" w:author="Александр Семенов" w:date="2023-11-13T14:59:00Z">
        <w:r w:rsidR="00D752F9">
          <w:rPr>
            <w:rFonts w:cs="Times New Roman"/>
            <w:szCs w:val="28"/>
          </w:rPr>
          <w:t>Д</w:t>
        </w:r>
      </w:ins>
      <w:del w:id="4" w:author="Александр Семенов" w:date="2023-11-13T14:59:00Z">
        <w:r w:rsidRPr="00893030" w:rsidDel="00D752F9">
          <w:rPr>
            <w:rFonts w:cs="Times New Roman"/>
            <w:szCs w:val="28"/>
          </w:rPr>
          <w:delText>д</w:delText>
        </w:r>
      </w:del>
      <w:r w:rsidRPr="00893030">
        <w:rPr>
          <w:rFonts w:cs="Times New Roman"/>
          <w:szCs w:val="28"/>
        </w:rPr>
        <w:t>ля этого создаются гербер файлы.</w:t>
      </w:r>
    </w:p>
    <w:p w14:paraId="30918BC1" w14:textId="77777777" w:rsidR="00B14A62" w:rsidRPr="00893030" w:rsidRDefault="00B14A62" w:rsidP="00B14A62">
      <w:pPr>
        <w:pStyle w:val="a5"/>
        <w:rPr>
          <w:rFonts w:cs="Times New Roman"/>
          <w:color w:val="202122"/>
          <w:szCs w:val="28"/>
          <w:shd w:val="clear" w:color="auto" w:fill="FFFFFF"/>
        </w:rPr>
      </w:pPr>
      <w:proofErr w:type="spellStart"/>
      <w:r w:rsidRPr="00893030">
        <w:rPr>
          <w:rFonts w:cs="Times New Roman"/>
          <w:b/>
          <w:bCs/>
          <w:color w:val="202122"/>
          <w:szCs w:val="28"/>
          <w:shd w:val="clear" w:color="auto" w:fill="FFFFFF"/>
        </w:rPr>
        <w:t>Gerber</w:t>
      </w:r>
      <w:proofErr w:type="spellEnd"/>
      <w:r w:rsidRPr="00893030">
        <w:rPr>
          <w:rFonts w:cs="Times New Roman"/>
          <w:color w:val="202122"/>
          <w:szCs w:val="28"/>
          <w:shd w:val="clear" w:color="auto" w:fill="FFFFFF"/>
        </w:rPr>
        <w:t> — </w:t>
      </w:r>
      <w:r w:rsidRPr="00893030">
        <w:rPr>
          <w:rFonts w:cs="Times New Roman"/>
          <w:szCs w:val="28"/>
          <w:shd w:val="clear" w:color="auto" w:fill="FFFFFF"/>
        </w:rPr>
        <w:t>файловый формат</w:t>
      </w:r>
      <w:r w:rsidRPr="00893030">
        <w:rPr>
          <w:rFonts w:cs="Times New Roman"/>
          <w:color w:val="202122"/>
          <w:szCs w:val="28"/>
          <w:shd w:val="clear" w:color="auto" w:fill="FFFFFF"/>
        </w:rPr>
        <w:t>, представляющий собой способ описания проекта </w:t>
      </w:r>
      <w:r w:rsidRPr="00893030">
        <w:rPr>
          <w:rFonts w:cs="Times New Roman"/>
          <w:szCs w:val="28"/>
          <w:shd w:val="clear" w:color="auto" w:fill="FFFFFF"/>
        </w:rPr>
        <w:t>печатной платы</w:t>
      </w:r>
      <w:r w:rsidRPr="00893030">
        <w:rPr>
          <w:rFonts w:cs="Times New Roman"/>
          <w:color w:val="202122"/>
          <w:szCs w:val="28"/>
          <w:shd w:val="clear" w:color="auto" w:fill="FFFFFF"/>
        </w:rPr>
        <w:t> для изготовления фотошаблонов.</w:t>
      </w:r>
    </w:p>
    <w:p w14:paraId="5AAB3FDB" w14:textId="77777777" w:rsidR="00B14A62" w:rsidRPr="00893030" w:rsidRDefault="00B14A62" w:rsidP="00B14A62">
      <w:pPr>
        <w:pStyle w:val="1"/>
      </w:pPr>
      <w:r w:rsidRPr="00893030">
        <w:t xml:space="preserve">Настройка правил </w:t>
      </w:r>
      <w:r w:rsidRPr="00893030">
        <w:rPr>
          <w:lang w:val="en-US"/>
        </w:rPr>
        <w:t>DRC</w:t>
      </w:r>
      <w:r w:rsidRPr="00893030">
        <w:t xml:space="preserve"> для гербер файлов. </w:t>
      </w:r>
    </w:p>
    <w:p w14:paraId="76BD9F1B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Для начала откроем в программе </w:t>
      </w:r>
      <w:r w:rsidRPr="00893030">
        <w:rPr>
          <w:rFonts w:cs="Times New Roman"/>
          <w:szCs w:val="28"/>
          <w:lang w:val="en-US"/>
        </w:rPr>
        <w:t>EAGLE</w:t>
      </w:r>
      <w:r w:rsidRPr="00893030">
        <w:rPr>
          <w:rFonts w:cs="Times New Roman"/>
          <w:szCs w:val="28"/>
        </w:rPr>
        <w:t xml:space="preserve"> плату и используем команду </w:t>
      </w:r>
      <w:r w:rsidRPr="00893030">
        <w:rPr>
          <w:rFonts w:cs="Times New Roman"/>
          <w:szCs w:val="28"/>
          <w:lang w:val="en-US"/>
        </w:rPr>
        <w:t>DRC</w:t>
      </w:r>
      <w:r w:rsidRPr="00893030">
        <w:rPr>
          <w:rFonts w:cs="Times New Roman"/>
          <w:szCs w:val="28"/>
        </w:rPr>
        <w:t xml:space="preserve"> (Рис. 1). </w:t>
      </w:r>
    </w:p>
    <w:p w14:paraId="638DB3E3" w14:textId="77777777" w:rsidR="00B14A62" w:rsidRPr="00893030" w:rsidRDefault="00B14A62" w:rsidP="00B14A62">
      <w:pPr>
        <w:rPr>
          <w:rFonts w:cs="Times New Roman"/>
          <w:szCs w:val="28"/>
        </w:rPr>
      </w:pPr>
      <w:commentRangeStart w:id="5"/>
      <w:r w:rsidRPr="00D752F9">
        <w:rPr>
          <w:rFonts w:cs="Times New Roman"/>
          <w:szCs w:val="28"/>
          <w:highlight w:val="red"/>
          <w:rPrChange w:id="6" w:author="Александр Семенов" w:date="2023-11-13T14:59:00Z">
            <w:rPr>
              <w:rFonts w:cs="Times New Roman"/>
              <w:szCs w:val="28"/>
            </w:rPr>
          </w:rPrChange>
        </w:rPr>
        <w:t>В этих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DRC</w:t>
      </w:r>
      <w:r w:rsidRPr="00893030">
        <w:rPr>
          <w:rFonts w:cs="Times New Roman"/>
          <w:szCs w:val="28"/>
        </w:rPr>
        <w:t xml:space="preserve"> настраивается: </w:t>
      </w:r>
    </w:p>
    <w:p w14:paraId="4E3AE6A7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1 количество слоев платы, их толщина и материал </w:t>
      </w:r>
    </w:p>
    <w:p w14:paraId="44AF70AE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2 зазор между объектами в сигнальных слоях типа </w:t>
      </w:r>
      <w:r w:rsidRPr="00893030">
        <w:rPr>
          <w:rFonts w:cs="Times New Roman"/>
          <w:szCs w:val="28"/>
          <w:lang w:val="en-US"/>
        </w:rPr>
        <w:t>WIRE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SMD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VIA</w:t>
      </w:r>
      <w:r w:rsidRPr="00893030">
        <w:rPr>
          <w:rFonts w:cs="Times New Roman"/>
          <w:szCs w:val="28"/>
        </w:rPr>
        <w:t>.</w:t>
      </w:r>
    </w:p>
    <w:p w14:paraId="19829F27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3 минимальное расстояние между </w:t>
      </w:r>
      <w:r w:rsidRPr="00D752F9">
        <w:rPr>
          <w:rFonts w:cs="Times New Roman"/>
          <w:szCs w:val="28"/>
          <w:highlight w:val="red"/>
          <w:rPrChange w:id="7" w:author="Александр Семенов" w:date="2023-11-13T14:59:00Z">
            <w:rPr>
              <w:rFonts w:cs="Times New Roman"/>
              <w:szCs w:val="28"/>
            </w:rPr>
          </w:rPrChange>
        </w:rPr>
        <w:t>объектами</w:t>
      </w:r>
      <w:r w:rsidRPr="00893030">
        <w:rPr>
          <w:rFonts w:cs="Times New Roman"/>
          <w:szCs w:val="28"/>
        </w:rPr>
        <w:t xml:space="preserve"> </w:t>
      </w:r>
    </w:p>
    <w:p w14:paraId="432049C6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4 минимальные размеры объектов в сигнальных слоях и между отверстиями. </w:t>
      </w:r>
    </w:p>
    <w:p w14:paraId="48BB0A05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5 формы </w:t>
      </w:r>
      <w:r w:rsidRPr="00D752F9">
        <w:rPr>
          <w:rFonts w:cs="Times New Roman"/>
          <w:szCs w:val="28"/>
          <w:highlight w:val="red"/>
          <w:lang w:val="en-US"/>
          <w:rPrChange w:id="8" w:author="Александр Семенов" w:date="2023-11-13T15:00:00Z">
            <w:rPr>
              <w:rFonts w:cs="Times New Roman"/>
              <w:szCs w:val="28"/>
              <w:lang w:val="en-US"/>
            </w:rPr>
          </w:rPrChange>
        </w:rPr>
        <w:t>pads</w:t>
      </w:r>
      <w:r w:rsidRPr="00D752F9">
        <w:rPr>
          <w:rFonts w:cs="Times New Roman"/>
          <w:szCs w:val="28"/>
          <w:highlight w:val="red"/>
          <w:rPrChange w:id="9" w:author="Александр Семенов" w:date="2023-11-13T15:00:00Z">
            <w:rPr>
              <w:rFonts w:cs="Times New Roman"/>
              <w:szCs w:val="28"/>
            </w:rPr>
          </w:rPrChange>
        </w:rPr>
        <w:t xml:space="preserve"> и </w:t>
      </w:r>
      <w:proofErr w:type="spellStart"/>
      <w:r w:rsidRPr="00D752F9">
        <w:rPr>
          <w:rFonts w:cs="Times New Roman"/>
          <w:szCs w:val="28"/>
          <w:highlight w:val="red"/>
          <w:lang w:val="en-US"/>
          <w:rPrChange w:id="10" w:author="Александр Семенов" w:date="2023-11-13T15:00:00Z">
            <w:rPr>
              <w:rFonts w:cs="Times New Roman"/>
              <w:szCs w:val="28"/>
              <w:lang w:val="en-US"/>
            </w:rPr>
          </w:rPrChange>
        </w:rPr>
        <w:t>smds</w:t>
      </w:r>
      <w:proofErr w:type="spellEnd"/>
    </w:p>
    <w:p w14:paraId="4A7C3A88" w14:textId="77777777" w:rsidR="00B14A62" w:rsidRPr="00893030" w:rsidRDefault="00B14A62" w:rsidP="00B14A62">
      <w:pPr>
        <w:rPr>
          <w:rFonts w:cs="Times New Roman"/>
          <w:szCs w:val="28"/>
        </w:rPr>
      </w:pPr>
      <w:commentRangeStart w:id="11"/>
      <w:r w:rsidRPr="00893030">
        <w:rPr>
          <w:rFonts w:cs="Times New Roman"/>
          <w:szCs w:val="28"/>
        </w:rPr>
        <w:t>6 маска, стоп маски и крем маски, служащие разметкой нанесения слоя для пайки, защищающего от наплыва припоя и упрощающее пайку в целом.</w:t>
      </w:r>
      <w:commentRangeEnd w:id="11"/>
      <w:r w:rsidR="00D752F9">
        <w:rPr>
          <w:rStyle w:val="a8"/>
        </w:rPr>
        <w:commentReference w:id="11"/>
      </w:r>
    </w:p>
    <w:commentRangeEnd w:id="5"/>
    <w:p w14:paraId="1ADE4FA5" w14:textId="77777777" w:rsidR="00B14A62" w:rsidRPr="00893030" w:rsidRDefault="00D752F9" w:rsidP="00B14A62">
      <w:pPr>
        <w:pStyle w:val="a5"/>
        <w:rPr>
          <w:rFonts w:cs="Times New Roman"/>
          <w:szCs w:val="28"/>
        </w:rPr>
      </w:pPr>
      <w:r>
        <w:rPr>
          <w:rStyle w:val="a8"/>
        </w:rPr>
        <w:commentReference w:id="5"/>
      </w:r>
    </w:p>
    <w:p w14:paraId="5DA2376B" w14:textId="77777777" w:rsidR="00B14A62" w:rsidRPr="00893030" w:rsidRDefault="00B14A62" w:rsidP="00B14A62">
      <w:pPr>
        <w:pStyle w:val="a5"/>
        <w:ind w:left="567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B2A2C14" wp14:editId="0BE9CF30">
            <wp:extent cx="2879766" cy="224110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3922" cy="226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F2D7" w14:textId="5F57C0ED" w:rsidR="00B14A62" w:rsidRPr="00893030" w:rsidRDefault="00B14A62" w:rsidP="00B14A62">
      <w:pPr>
        <w:pStyle w:val="a5"/>
        <w:ind w:left="567"/>
        <w:rPr>
          <w:rFonts w:cs="Times New Roman"/>
          <w:szCs w:val="28"/>
        </w:rPr>
      </w:pPr>
      <w:commentRangeStart w:id="12"/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 – расположение команды </w:t>
      </w:r>
      <w:r w:rsidRPr="00893030">
        <w:rPr>
          <w:rFonts w:cs="Times New Roman"/>
          <w:szCs w:val="28"/>
          <w:lang w:val="en-US"/>
        </w:rPr>
        <w:t>DRC</w:t>
      </w:r>
      <w:commentRangeEnd w:id="12"/>
      <w:r w:rsidR="00D752F9">
        <w:rPr>
          <w:rStyle w:val="a8"/>
        </w:rPr>
        <w:commentReference w:id="12"/>
      </w:r>
    </w:p>
    <w:p w14:paraId="1154FC53" w14:textId="77777777" w:rsidR="00B14A62" w:rsidRPr="00893030" w:rsidRDefault="00D752F9" w:rsidP="00B14A62">
      <w:pPr>
        <w:pStyle w:val="a5"/>
        <w:rPr>
          <w:rFonts w:cs="Times New Roman"/>
          <w:szCs w:val="28"/>
        </w:rPr>
      </w:pPr>
      <w:commentRangeStart w:id="13"/>
      <w:commentRangeEnd w:id="13"/>
      <w:r>
        <w:rPr>
          <w:rStyle w:val="a8"/>
        </w:rPr>
        <w:commentReference w:id="13"/>
      </w:r>
    </w:p>
    <w:p w14:paraId="0460A3F1" w14:textId="77777777" w:rsidR="00B14A62" w:rsidRPr="00893030" w:rsidRDefault="00B14A62" w:rsidP="00B14A62">
      <w:pPr>
        <w:rPr>
          <w:rFonts w:cs="Times New Roman"/>
          <w:szCs w:val="28"/>
        </w:rPr>
      </w:pPr>
    </w:p>
    <w:p w14:paraId="0A7E1957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Загружаем нужные правила </w:t>
      </w:r>
      <w:commentRangeStart w:id="14"/>
      <w:r w:rsidRPr="00893030">
        <w:rPr>
          <w:rFonts w:cs="Times New Roman"/>
          <w:szCs w:val="28"/>
        </w:rPr>
        <w:t>(</w:t>
      </w:r>
      <w:r w:rsidRPr="00893030">
        <w:rPr>
          <w:rFonts w:cs="Times New Roman"/>
          <w:szCs w:val="28"/>
          <w:lang w:val="en-US"/>
        </w:rPr>
        <w:t>JLCPCB</w:t>
      </w:r>
      <w:r w:rsidRPr="00893030">
        <w:rPr>
          <w:rFonts w:cs="Times New Roman"/>
          <w:szCs w:val="28"/>
        </w:rPr>
        <w:t xml:space="preserve">, </w:t>
      </w:r>
      <w:proofErr w:type="spellStart"/>
      <w:r w:rsidRPr="00893030">
        <w:rPr>
          <w:rFonts w:cs="Times New Roman"/>
          <w:szCs w:val="28"/>
          <w:lang w:val="en-US"/>
        </w:rPr>
        <w:t>PCBway</w:t>
      </w:r>
      <w:proofErr w:type="spellEnd"/>
      <w:r w:rsidRPr="00893030">
        <w:rPr>
          <w:rFonts w:cs="Times New Roman"/>
          <w:szCs w:val="28"/>
        </w:rPr>
        <w:t xml:space="preserve">, </w:t>
      </w:r>
      <w:proofErr w:type="spellStart"/>
      <w:r w:rsidRPr="00893030">
        <w:rPr>
          <w:rFonts w:cs="Times New Roman"/>
          <w:szCs w:val="28"/>
        </w:rPr>
        <w:t>Резонит</w:t>
      </w:r>
      <w:commentRangeEnd w:id="14"/>
      <w:proofErr w:type="spellEnd"/>
      <w:r w:rsidR="00D752F9">
        <w:rPr>
          <w:rStyle w:val="a8"/>
        </w:rPr>
        <w:commentReference w:id="14"/>
      </w:r>
      <w:r w:rsidRPr="00893030">
        <w:rPr>
          <w:rFonts w:cs="Times New Roman"/>
          <w:szCs w:val="28"/>
        </w:rPr>
        <w:t xml:space="preserve">). </w:t>
      </w:r>
    </w:p>
    <w:p w14:paraId="229EC858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3BE28B3" wp14:editId="512C20B6">
            <wp:extent cx="4429125" cy="3495956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9505" cy="352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921D" w14:textId="0F642449" w:rsidR="00B14A62" w:rsidRPr="00893030" w:rsidRDefault="00B14A62" w:rsidP="00B14A62">
      <w:pPr>
        <w:rPr>
          <w:rFonts w:cs="Times New Roman"/>
          <w:szCs w:val="28"/>
          <w:lang w:val="en-US"/>
        </w:rPr>
      </w:pPr>
      <w:commentRangeStart w:id="15"/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 – начальные правила </w:t>
      </w:r>
      <w:r w:rsidRPr="00893030">
        <w:rPr>
          <w:rFonts w:cs="Times New Roman"/>
          <w:szCs w:val="28"/>
          <w:lang w:val="en-US"/>
        </w:rPr>
        <w:t>DRC</w:t>
      </w:r>
      <w:commentRangeEnd w:id="15"/>
      <w:r w:rsidR="00D752F9">
        <w:rPr>
          <w:rStyle w:val="a8"/>
        </w:rPr>
        <w:commentReference w:id="15"/>
      </w:r>
    </w:p>
    <w:p w14:paraId="6C8A3A93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4EFBD1C" wp14:editId="1C36B098">
            <wp:extent cx="5946486" cy="1866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1635" cy="19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03A7" w14:textId="575166FE" w:rsidR="00B14A62" w:rsidRPr="00893030" w:rsidRDefault="00B14A62" w:rsidP="00B14A62">
      <w:pPr>
        <w:rPr>
          <w:rFonts w:cs="Times New Roman"/>
          <w:szCs w:val="28"/>
        </w:rPr>
      </w:pPr>
      <w:r w:rsidRPr="00D752F9">
        <w:rPr>
          <w:rFonts w:cs="Times New Roman"/>
          <w:szCs w:val="28"/>
          <w:highlight w:val="red"/>
          <w:rPrChange w:id="16" w:author="Александр Семенов" w:date="2023-11-13T15:01:00Z">
            <w:rPr>
              <w:rFonts w:cs="Times New Roman"/>
              <w:szCs w:val="28"/>
            </w:rPr>
          </w:rPrChange>
        </w:rPr>
        <w:t xml:space="preserve">Рисунок 3 – общий вид </w:t>
      </w:r>
      <w:r w:rsidRPr="00D752F9">
        <w:rPr>
          <w:rFonts w:cs="Times New Roman"/>
          <w:szCs w:val="28"/>
          <w:highlight w:val="red"/>
          <w:lang w:val="en-US"/>
          <w:rPrChange w:id="17" w:author="Александр Семенов" w:date="2023-11-13T15:01:00Z">
            <w:rPr>
              <w:rFonts w:cs="Times New Roman"/>
              <w:szCs w:val="28"/>
              <w:lang w:val="en-US"/>
            </w:rPr>
          </w:rPrChange>
        </w:rPr>
        <w:t>DRC</w:t>
      </w:r>
      <w:r w:rsidRPr="00D752F9">
        <w:rPr>
          <w:rFonts w:cs="Times New Roman"/>
          <w:szCs w:val="28"/>
          <w:highlight w:val="red"/>
          <w:rPrChange w:id="18" w:author="Александр Семенов" w:date="2023-11-13T15:01:00Z">
            <w:rPr>
              <w:rFonts w:cs="Times New Roman"/>
              <w:szCs w:val="28"/>
            </w:rPr>
          </w:rPrChange>
        </w:rPr>
        <w:t xml:space="preserve"> файлов</w:t>
      </w:r>
    </w:p>
    <w:p w14:paraId="31F6E706" w14:textId="69147366" w:rsidR="00B14A62" w:rsidRPr="00893030" w:rsidRDefault="00B14A62" w:rsidP="00B14A62">
      <w:pPr>
        <w:rPr>
          <w:rFonts w:cs="Times New Roman"/>
          <w:szCs w:val="28"/>
        </w:rPr>
      </w:pPr>
      <w:commentRangeStart w:id="19"/>
      <w:r w:rsidRPr="00893030">
        <w:rPr>
          <w:rFonts w:cs="Times New Roman"/>
          <w:szCs w:val="28"/>
        </w:rPr>
        <w:t xml:space="preserve">В данном примере выберем </w:t>
      </w:r>
      <w:ins w:id="20" w:author="Александр Семенов" w:date="2023-11-13T15:02:00Z">
        <w:r w:rsidR="00D752F9">
          <w:rPr>
            <w:rFonts w:cs="Times New Roman"/>
            <w:szCs w:val="28"/>
            <w:lang w:val="en-US"/>
          </w:rPr>
          <w:t>DRC</w:t>
        </w:r>
      </w:ins>
      <w:del w:id="21" w:author="Александр Семенов" w:date="2023-11-13T15:02:00Z">
        <w:r w:rsidRPr="00893030" w:rsidDel="00D752F9">
          <w:rPr>
            <w:rFonts w:cs="Times New Roman"/>
            <w:szCs w:val="28"/>
          </w:rPr>
          <w:delText>правила</w:delText>
        </w:r>
      </w:del>
      <w:r w:rsidRPr="00893030">
        <w:rPr>
          <w:rFonts w:cs="Times New Roman"/>
          <w:szCs w:val="28"/>
        </w:rPr>
        <w:t xml:space="preserve"> для </w:t>
      </w:r>
      <w:proofErr w:type="spellStart"/>
      <w:r w:rsidRPr="00893030">
        <w:rPr>
          <w:rFonts w:cs="Times New Roman"/>
          <w:szCs w:val="28"/>
        </w:rPr>
        <w:t>резонита</w:t>
      </w:r>
      <w:proofErr w:type="spellEnd"/>
      <w:r w:rsidRPr="00893030">
        <w:rPr>
          <w:rFonts w:cs="Times New Roman"/>
          <w:szCs w:val="28"/>
        </w:rPr>
        <w:t>.</w:t>
      </w:r>
    </w:p>
    <w:p w14:paraId="6809A459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Рядом с названием файла изменилось название с </w:t>
      </w:r>
      <w:r w:rsidRPr="00893030">
        <w:rPr>
          <w:rFonts w:cs="Times New Roman"/>
          <w:szCs w:val="28"/>
          <w:lang w:val="en-US"/>
        </w:rPr>
        <w:t>default</w:t>
      </w:r>
      <w:r w:rsidRPr="00893030">
        <w:rPr>
          <w:rFonts w:cs="Times New Roman"/>
          <w:szCs w:val="28"/>
        </w:rPr>
        <w:t xml:space="preserve"> или </w:t>
      </w:r>
      <w:r w:rsidRPr="00893030">
        <w:rPr>
          <w:rFonts w:cs="Times New Roman"/>
          <w:szCs w:val="28"/>
          <w:lang w:val="en-US"/>
        </w:rPr>
        <w:t>universal</w:t>
      </w:r>
      <w:r w:rsidRPr="00893030">
        <w:rPr>
          <w:rFonts w:cs="Times New Roman"/>
          <w:szCs w:val="28"/>
        </w:rPr>
        <w:t xml:space="preserve"> на </w:t>
      </w:r>
      <w:proofErr w:type="spellStart"/>
      <w:r w:rsidRPr="00893030">
        <w:rPr>
          <w:rFonts w:cs="Times New Roman"/>
          <w:szCs w:val="28"/>
          <w:lang w:val="en-US"/>
        </w:rPr>
        <w:t>rezonit</w:t>
      </w:r>
      <w:proofErr w:type="spellEnd"/>
      <w:r w:rsidRPr="00893030">
        <w:rPr>
          <w:rFonts w:cs="Times New Roman"/>
          <w:szCs w:val="28"/>
        </w:rPr>
        <w:t>.</w:t>
      </w:r>
    </w:p>
    <w:p w14:paraId="54F2DBFF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Нажимаем применить.</w:t>
      </w:r>
      <w:commentRangeEnd w:id="19"/>
      <w:r w:rsidR="00D752F9">
        <w:rPr>
          <w:rStyle w:val="a8"/>
        </w:rPr>
        <w:commentReference w:id="19"/>
      </w:r>
    </w:p>
    <w:p w14:paraId="03EEB489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9216D64" wp14:editId="126E7BAF">
            <wp:extent cx="4848225" cy="381017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1888" cy="383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B21D" w14:textId="4D74B758" w:rsidR="00B14A62" w:rsidRPr="00893030" w:rsidRDefault="00B14A62" w:rsidP="00B14A62">
      <w:pPr>
        <w:rPr>
          <w:rFonts w:cs="Times New Roman"/>
          <w:szCs w:val="28"/>
        </w:rPr>
      </w:pPr>
      <w:r w:rsidRPr="00D752F9">
        <w:rPr>
          <w:rFonts w:cs="Times New Roman"/>
          <w:szCs w:val="28"/>
          <w:highlight w:val="red"/>
          <w:rPrChange w:id="22" w:author="Александр Семенов" w:date="2023-11-13T15:02:00Z">
            <w:rPr>
              <w:rFonts w:cs="Times New Roman"/>
              <w:szCs w:val="28"/>
            </w:rPr>
          </w:rPrChange>
        </w:rPr>
        <w:t xml:space="preserve">Рисунок 4 – измененное окно </w:t>
      </w:r>
      <w:commentRangeStart w:id="23"/>
      <w:r w:rsidRPr="00D752F9">
        <w:rPr>
          <w:rFonts w:cs="Times New Roman"/>
          <w:szCs w:val="28"/>
          <w:highlight w:val="red"/>
          <w:rPrChange w:id="24" w:author="Александр Семенов" w:date="2023-11-13T15:02:00Z">
            <w:rPr>
              <w:rFonts w:cs="Times New Roman"/>
              <w:szCs w:val="28"/>
            </w:rPr>
          </w:rPrChange>
        </w:rPr>
        <w:t>правил</w:t>
      </w:r>
      <w:commentRangeEnd w:id="23"/>
      <w:r w:rsidR="00D752F9">
        <w:rPr>
          <w:rStyle w:val="a8"/>
        </w:rPr>
        <w:commentReference w:id="23"/>
      </w:r>
      <w:r w:rsidRPr="00D752F9">
        <w:rPr>
          <w:rFonts w:cs="Times New Roman"/>
          <w:szCs w:val="28"/>
          <w:highlight w:val="red"/>
          <w:rPrChange w:id="25" w:author="Александр Семенов" w:date="2023-11-13T15:02:00Z">
            <w:rPr>
              <w:rFonts w:cs="Times New Roman"/>
              <w:szCs w:val="28"/>
            </w:rPr>
          </w:rPrChange>
        </w:rPr>
        <w:t xml:space="preserve"> </w:t>
      </w:r>
      <w:r w:rsidRPr="00D752F9">
        <w:rPr>
          <w:rFonts w:cs="Times New Roman"/>
          <w:szCs w:val="28"/>
          <w:highlight w:val="red"/>
          <w:lang w:val="en-US"/>
          <w:rPrChange w:id="26" w:author="Александр Семенов" w:date="2023-11-13T15:02:00Z">
            <w:rPr>
              <w:rFonts w:cs="Times New Roman"/>
              <w:szCs w:val="28"/>
              <w:lang w:val="en-US"/>
            </w:rPr>
          </w:rPrChange>
        </w:rPr>
        <w:t>DRC</w:t>
      </w:r>
      <w:r w:rsidRPr="00893030">
        <w:rPr>
          <w:rFonts w:cs="Times New Roman"/>
          <w:szCs w:val="28"/>
        </w:rPr>
        <w:t xml:space="preserve"> </w:t>
      </w:r>
    </w:p>
    <w:p w14:paraId="3B20BDBB" w14:textId="289D49BC" w:rsidR="00B14A62" w:rsidRPr="00893030" w:rsidRDefault="00B14A62" w:rsidP="00B14A62">
      <w:pPr>
        <w:rPr>
          <w:rFonts w:cs="Times New Roman"/>
          <w:szCs w:val="28"/>
        </w:rPr>
      </w:pPr>
      <w:r w:rsidRPr="00D752F9">
        <w:rPr>
          <w:rFonts w:cs="Times New Roman"/>
          <w:szCs w:val="28"/>
          <w:highlight w:val="red"/>
          <w:rPrChange w:id="27" w:author="Александр Семенов" w:date="2023-11-13T15:04:00Z">
            <w:rPr>
              <w:rFonts w:cs="Times New Roman"/>
              <w:szCs w:val="28"/>
            </w:rPr>
          </w:rPrChange>
        </w:rPr>
        <w:t xml:space="preserve">После этого программа выдаст ошибки о нарушении правил </w:t>
      </w:r>
      <w:r w:rsidRPr="00D752F9">
        <w:rPr>
          <w:rFonts w:cs="Times New Roman"/>
          <w:szCs w:val="28"/>
          <w:highlight w:val="red"/>
          <w:lang w:val="en-US"/>
          <w:rPrChange w:id="28" w:author="Александр Семенов" w:date="2023-11-13T15:04:00Z">
            <w:rPr>
              <w:rFonts w:cs="Times New Roman"/>
              <w:szCs w:val="28"/>
              <w:lang w:val="en-US"/>
            </w:rPr>
          </w:rPrChange>
        </w:rPr>
        <w:t>DRC</w:t>
      </w:r>
      <w:r w:rsidRPr="00D752F9">
        <w:rPr>
          <w:rFonts w:cs="Times New Roman"/>
          <w:szCs w:val="28"/>
          <w:highlight w:val="red"/>
          <w:rPrChange w:id="29" w:author="Александр Семенов" w:date="2023-11-13T15:04:00Z">
            <w:rPr>
              <w:rFonts w:cs="Times New Roman"/>
              <w:szCs w:val="28"/>
            </w:rPr>
          </w:rPrChange>
        </w:rPr>
        <w:t>.</w:t>
      </w:r>
      <w:r w:rsidRPr="00893030">
        <w:rPr>
          <w:rFonts w:cs="Times New Roman"/>
          <w:szCs w:val="28"/>
        </w:rPr>
        <w:t xml:space="preserve"> Проверяем </w:t>
      </w:r>
      <w:ins w:id="30" w:author="Александр Семенов" w:date="2023-11-13T15:03:00Z">
        <w:r w:rsidR="00D752F9">
          <w:rPr>
            <w:rFonts w:cs="Times New Roman"/>
            <w:szCs w:val="28"/>
          </w:rPr>
          <w:t>наличие технологических ошибок с помощью</w:t>
        </w:r>
      </w:ins>
      <w:del w:id="31" w:author="Александр Семенов" w:date="2023-11-13T15:03:00Z">
        <w:r w:rsidRPr="00893030" w:rsidDel="00D752F9">
          <w:rPr>
            <w:rFonts w:cs="Times New Roman"/>
            <w:szCs w:val="28"/>
          </w:rPr>
          <w:delText>их</w:delText>
        </w:r>
      </w:del>
      <w:r w:rsidRPr="00893030">
        <w:rPr>
          <w:rFonts w:cs="Times New Roman"/>
          <w:szCs w:val="28"/>
        </w:rPr>
        <w:t xml:space="preserve"> команд</w:t>
      </w:r>
      <w:ins w:id="32" w:author="Александр Семенов" w:date="2023-11-13T15:03:00Z">
        <w:r w:rsidR="00D752F9">
          <w:rPr>
            <w:rFonts w:cs="Times New Roman"/>
            <w:szCs w:val="28"/>
          </w:rPr>
          <w:t>ы</w:t>
        </w:r>
      </w:ins>
      <w:del w:id="33" w:author="Александр Семенов" w:date="2023-11-13T15:03:00Z">
        <w:r w:rsidRPr="00893030" w:rsidDel="00D752F9">
          <w:rPr>
            <w:rFonts w:cs="Times New Roman"/>
            <w:szCs w:val="28"/>
          </w:rPr>
          <w:delText>ой</w:delText>
        </w:r>
      </w:del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Errors</w:t>
      </w:r>
      <w:r w:rsidRPr="00893030">
        <w:rPr>
          <w:rFonts w:cs="Times New Roman"/>
          <w:szCs w:val="28"/>
        </w:rPr>
        <w:t xml:space="preserve"> (Рис. 5) </w:t>
      </w:r>
      <w:del w:id="34" w:author="Александр Семенов" w:date="2023-11-13T15:04:00Z">
        <w:r w:rsidRPr="00D752F9" w:rsidDel="00D752F9">
          <w:rPr>
            <w:rFonts w:cs="Times New Roman"/>
            <w:szCs w:val="28"/>
            <w:highlight w:val="red"/>
            <w:rPrChange w:id="35" w:author="Александр Семенов" w:date="2023-11-13T15:04:00Z">
              <w:rPr>
                <w:rFonts w:cs="Times New Roman"/>
                <w:szCs w:val="28"/>
              </w:rPr>
            </w:rPrChange>
          </w:rPr>
          <w:delText>(треугольник с восклицательным знаком в левом нижнем углу).</w:delText>
        </w:r>
      </w:del>
    </w:p>
    <w:p w14:paraId="721B80F1" w14:textId="5CC69DFA" w:rsidR="00B14A62" w:rsidRPr="00893030" w:rsidRDefault="00B14A62" w:rsidP="00B14A62">
      <w:pPr>
        <w:rPr>
          <w:rFonts w:cs="Times New Roman"/>
          <w:szCs w:val="28"/>
        </w:rPr>
      </w:pPr>
      <w:r w:rsidRPr="00B14A6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0F52516" wp14:editId="779C7CD4">
            <wp:extent cx="2714625" cy="1162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E8328" w14:textId="55820D33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5 – Расположение команды </w:t>
      </w:r>
      <w:r w:rsidRPr="00893030">
        <w:rPr>
          <w:rFonts w:cs="Times New Roman"/>
          <w:szCs w:val="28"/>
          <w:lang w:val="en-US"/>
        </w:rPr>
        <w:t>Errors</w:t>
      </w:r>
    </w:p>
    <w:p w14:paraId="276A54B3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96DC7ED" wp14:editId="139BB321">
            <wp:extent cx="3514725" cy="3712483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2120" cy="37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0F39" w14:textId="5582E7FE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6 -  Пример списка ошибок, которые выдает </w:t>
      </w:r>
      <w:proofErr w:type="spellStart"/>
      <w:r w:rsidRPr="00893030">
        <w:rPr>
          <w:rFonts w:cs="Times New Roman"/>
          <w:szCs w:val="28"/>
        </w:rPr>
        <w:t>програма</w:t>
      </w:r>
      <w:proofErr w:type="spellEnd"/>
    </w:p>
    <w:p w14:paraId="7594E062" w14:textId="77777777" w:rsidR="00B14A62" w:rsidRPr="00893030" w:rsidRDefault="00B14A62" w:rsidP="00B14A62">
      <w:pPr>
        <w:pStyle w:val="1"/>
      </w:pPr>
      <w:r w:rsidRPr="00893030">
        <w:t>Распространенные типы ошибок:</w:t>
      </w:r>
    </w:p>
    <w:p w14:paraId="6B711845" w14:textId="77777777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Pr="00893030">
        <w:rPr>
          <w:rFonts w:cs="Times New Roman"/>
          <w:szCs w:val="28"/>
          <w:lang w:val="en-US"/>
        </w:rPr>
        <w:t>OVERLAP</w:t>
      </w:r>
    </w:p>
    <w:p w14:paraId="6CBCF4E4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D752F9">
        <w:rPr>
          <w:rFonts w:cs="Times New Roman"/>
          <w:szCs w:val="28"/>
          <w:highlight w:val="red"/>
          <w:rPrChange w:id="36" w:author="Александр Семенов" w:date="2023-11-13T15:04:00Z">
            <w:rPr>
              <w:rFonts w:cs="Times New Roman"/>
              <w:szCs w:val="28"/>
            </w:rPr>
          </w:rPrChange>
        </w:rPr>
        <w:t>наличии</w:t>
      </w:r>
      <w:r w:rsidRPr="00893030">
        <w:rPr>
          <w:rFonts w:cs="Times New Roman"/>
          <w:szCs w:val="28"/>
        </w:rPr>
        <w:t xml:space="preserve"> пересекающихся дорожках разного назначения (Например, </w:t>
      </w:r>
      <w:r w:rsidRPr="00893030">
        <w:rPr>
          <w:rFonts w:cs="Times New Roman"/>
          <w:szCs w:val="28"/>
          <w:lang w:val="en-US"/>
        </w:rPr>
        <w:t>GND</w:t>
      </w:r>
      <w:r w:rsidRPr="00893030">
        <w:rPr>
          <w:rFonts w:cs="Times New Roman"/>
          <w:szCs w:val="28"/>
        </w:rPr>
        <w:t xml:space="preserve"> и 5</w:t>
      </w:r>
      <w:r w:rsidRPr="00893030">
        <w:rPr>
          <w:rFonts w:cs="Times New Roman"/>
          <w:szCs w:val="28"/>
          <w:lang w:val="en-US"/>
        </w:rPr>
        <w:t>V</w:t>
      </w:r>
      <w:r w:rsidRPr="00893030">
        <w:rPr>
          <w:rFonts w:cs="Times New Roman"/>
          <w:szCs w:val="28"/>
        </w:rPr>
        <w:t>), дорожки и отверстия-</w:t>
      </w:r>
      <w:r w:rsidRPr="00893030">
        <w:rPr>
          <w:rFonts w:cs="Times New Roman"/>
          <w:szCs w:val="28"/>
          <w:lang w:val="en-US"/>
        </w:rPr>
        <w:t>VIA</w:t>
      </w:r>
      <w:r w:rsidRPr="00893030">
        <w:rPr>
          <w:rFonts w:cs="Times New Roman"/>
          <w:szCs w:val="28"/>
        </w:rPr>
        <w:t xml:space="preserve"> разного назначения (8.4</w:t>
      </w:r>
      <w:r w:rsidRPr="00893030">
        <w:rPr>
          <w:rFonts w:cs="Times New Roman"/>
          <w:szCs w:val="28"/>
          <w:lang w:val="en-US"/>
        </w:rPr>
        <w:t>V</w:t>
      </w:r>
      <w:r w:rsidRPr="00893030">
        <w:rPr>
          <w:rFonts w:cs="Times New Roman"/>
          <w:szCs w:val="28"/>
        </w:rPr>
        <w:t xml:space="preserve"> и 5</w:t>
      </w:r>
      <w:r w:rsidRPr="00893030">
        <w:rPr>
          <w:rFonts w:cs="Times New Roman"/>
          <w:szCs w:val="28"/>
          <w:lang w:val="en-US"/>
        </w:rPr>
        <w:t>V</w:t>
      </w:r>
      <w:r w:rsidRPr="00893030">
        <w:rPr>
          <w:rFonts w:cs="Times New Roman"/>
          <w:szCs w:val="28"/>
        </w:rPr>
        <w:t xml:space="preserve">). </w:t>
      </w:r>
    </w:p>
    <w:p w14:paraId="280BC956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733BF45" wp14:editId="773DA270">
            <wp:extent cx="4346653" cy="2076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5107" cy="208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C17B" w14:textId="2E47F811" w:rsidR="00B14A62" w:rsidRPr="00893030" w:rsidRDefault="00B14A62" w:rsidP="00B14A62">
      <w:pPr>
        <w:pStyle w:val="a5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7 – Пример ошибки </w:t>
      </w:r>
      <w:r w:rsidRPr="00893030">
        <w:rPr>
          <w:rFonts w:cs="Times New Roman"/>
          <w:szCs w:val="28"/>
          <w:lang w:val="en-US"/>
        </w:rPr>
        <w:t>Overlap</w:t>
      </w:r>
    </w:p>
    <w:p w14:paraId="61067255" w14:textId="77777777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Pr="00D752F9">
        <w:rPr>
          <w:rFonts w:cs="Times New Roman"/>
          <w:szCs w:val="28"/>
          <w:highlight w:val="red"/>
          <w:lang w:val="en-US"/>
          <w:rPrChange w:id="37" w:author="Александр Семенов" w:date="2023-11-13T15:05:00Z">
            <w:rPr>
              <w:rFonts w:cs="Times New Roman"/>
              <w:szCs w:val="28"/>
              <w:lang w:val="en-US"/>
            </w:rPr>
          </w:rPrChange>
        </w:rPr>
        <w:t>DIMENTIONS</w:t>
      </w:r>
    </w:p>
    <w:p w14:paraId="4F5D213C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 нарушении границ, например, платы и отверстия. </w:t>
      </w:r>
    </w:p>
    <w:p w14:paraId="42D0EC63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D752F9">
        <w:rPr>
          <w:rFonts w:cs="Times New Roman"/>
          <w:szCs w:val="28"/>
          <w:highlight w:val="red"/>
          <w:rPrChange w:id="38" w:author="Александр Семенов" w:date="2023-11-13T15:05:00Z">
            <w:rPr>
              <w:rFonts w:cs="Times New Roman"/>
              <w:szCs w:val="28"/>
            </w:rPr>
          </w:rPrChange>
        </w:rPr>
        <w:t>(В данном случае ошибка допустима (подробнее ниже))</w:t>
      </w:r>
    </w:p>
    <w:p w14:paraId="640979E3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28DA3DE" wp14:editId="5ED434D1">
            <wp:extent cx="3676650" cy="248660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1417" cy="251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F731" w14:textId="39E76B2D" w:rsidR="00B14A62" w:rsidRPr="00893030" w:rsidRDefault="00B14A62" w:rsidP="00B14A62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8 – Пример ошибки </w:t>
      </w:r>
      <w:proofErr w:type="spellStart"/>
      <w:r w:rsidRPr="00D752F9">
        <w:rPr>
          <w:rFonts w:cs="Times New Roman"/>
          <w:szCs w:val="28"/>
          <w:highlight w:val="red"/>
          <w:lang w:val="en-US"/>
          <w:rPrChange w:id="39" w:author="Александр Семенов" w:date="2023-11-13T15:05:00Z">
            <w:rPr>
              <w:rFonts w:cs="Times New Roman"/>
              <w:szCs w:val="28"/>
              <w:lang w:val="en-US"/>
            </w:rPr>
          </w:rPrChange>
        </w:rPr>
        <w:t>Dimention</w:t>
      </w:r>
      <w:proofErr w:type="spellEnd"/>
    </w:p>
    <w:p w14:paraId="46390B10" w14:textId="77777777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Pr="00893030">
        <w:rPr>
          <w:rFonts w:cs="Times New Roman"/>
          <w:szCs w:val="28"/>
          <w:lang w:val="en-US"/>
        </w:rPr>
        <w:t>DRILL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DISTANCE</w:t>
      </w:r>
      <w:r w:rsidRPr="00893030">
        <w:rPr>
          <w:rFonts w:cs="Times New Roman"/>
          <w:szCs w:val="28"/>
        </w:rPr>
        <w:t>.</w:t>
      </w:r>
    </w:p>
    <w:p w14:paraId="156A2CBF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Близкое нахождение или пересечение отверстий.</w:t>
      </w:r>
    </w:p>
    <w:p w14:paraId="25435D40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DFB2679" wp14:editId="76FF9CB0">
            <wp:extent cx="5105468" cy="1828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3521" cy="18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2D21" w14:textId="7FB93B01" w:rsidR="00B14A62" w:rsidRPr="00893030" w:rsidRDefault="00B14A62" w:rsidP="00B14A62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9 – Пример ошибки </w:t>
      </w:r>
      <w:r w:rsidRPr="00893030">
        <w:rPr>
          <w:rFonts w:cs="Times New Roman"/>
          <w:szCs w:val="28"/>
          <w:lang w:val="en-US"/>
        </w:rPr>
        <w:t>Drill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Distance</w:t>
      </w:r>
    </w:p>
    <w:p w14:paraId="25990C67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7B7D94D8" w14:textId="77777777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 xml:space="preserve">Тип ошибки </w:t>
      </w:r>
      <w:r w:rsidRPr="00893030">
        <w:rPr>
          <w:rFonts w:cs="Times New Roman"/>
          <w:szCs w:val="28"/>
          <w:lang w:val="en-US"/>
        </w:rPr>
        <w:t>CLEARANCE</w:t>
      </w:r>
      <w:r w:rsidRPr="00893030">
        <w:rPr>
          <w:rFonts w:cs="Times New Roman"/>
          <w:szCs w:val="28"/>
        </w:rPr>
        <w:t xml:space="preserve">. </w:t>
      </w:r>
    </w:p>
    <w:p w14:paraId="1BC422F9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Малое расстояние между </w:t>
      </w:r>
      <w:r w:rsidRPr="00D752F9">
        <w:rPr>
          <w:rFonts w:cs="Times New Roman"/>
          <w:szCs w:val="28"/>
          <w:highlight w:val="red"/>
          <w:lang w:val="en-US"/>
          <w:rPrChange w:id="40" w:author="Александр Семенов" w:date="2023-11-13T15:05:00Z">
            <w:rPr>
              <w:rFonts w:cs="Times New Roman"/>
              <w:szCs w:val="28"/>
              <w:lang w:val="en-US"/>
            </w:rPr>
          </w:rPrChange>
        </w:rPr>
        <w:t>SMD</w:t>
      </w:r>
      <w:r w:rsidRPr="00D752F9">
        <w:rPr>
          <w:rFonts w:cs="Times New Roman"/>
          <w:szCs w:val="28"/>
          <w:highlight w:val="red"/>
          <w:rPrChange w:id="41" w:author="Александр Семенов" w:date="2023-11-13T15:05:00Z">
            <w:rPr>
              <w:rFonts w:cs="Times New Roman"/>
              <w:szCs w:val="28"/>
            </w:rPr>
          </w:rPrChange>
        </w:rPr>
        <w:t xml:space="preserve"> разного значения</w:t>
      </w:r>
      <w:r w:rsidRPr="00893030">
        <w:rPr>
          <w:rFonts w:cs="Times New Roman"/>
          <w:szCs w:val="28"/>
        </w:rPr>
        <w:t xml:space="preserve">. </w:t>
      </w:r>
    </w:p>
    <w:p w14:paraId="4E7E71B7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72AF6A3" wp14:editId="564497DE">
            <wp:extent cx="3276600" cy="284895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5083" cy="28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495A" w14:textId="6D2D5438" w:rsidR="00B14A62" w:rsidRPr="00893030" w:rsidRDefault="00B14A62" w:rsidP="00B14A62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10 – Пример ошибки </w:t>
      </w:r>
      <w:r w:rsidRPr="00893030">
        <w:rPr>
          <w:rFonts w:cs="Times New Roman"/>
          <w:szCs w:val="28"/>
          <w:lang w:val="en-US"/>
        </w:rPr>
        <w:t>Clearance</w:t>
      </w:r>
    </w:p>
    <w:p w14:paraId="3B53F3A9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1EB77ECD" w14:textId="77777777" w:rsidR="00B14A62" w:rsidRPr="00D752F9" w:rsidRDefault="00B14A62" w:rsidP="00B14A62">
      <w:pPr>
        <w:pStyle w:val="a5"/>
        <w:rPr>
          <w:rFonts w:cs="Times New Roman"/>
          <w:szCs w:val="28"/>
          <w:highlight w:val="red"/>
          <w:rPrChange w:id="42" w:author="Александр Семенов" w:date="2023-11-13T15:05:00Z">
            <w:rPr>
              <w:rFonts w:cs="Times New Roman"/>
              <w:szCs w:val="28"/>
            </w:rPr>
          </w:rPrChange>
        </w:rPr>
      </w:pPr>
      <w:r w:rsidRPr="00D752F9">
        <w:rPr>
          <w:rFonts w:cs="Times New Roman"/>
          <w:szCs w:val="28"/>
          <w:highlight w:val="red"/>
          <w:rPrChange w:id="43" w:author="Александр Семенов" w:date="2023-11-13T15:05:00Z">
            <w:rPr>
              <w:rFonts w:cs="Times New Roman"/>
              <w:szCs w:val="28"/>
            </w:rPr>
          </w:rPrChange>
        </w:rPr>
        <w:t xml:space="preserve">Во избежание этой ошибки, еще на моменте создания </w:t>
      </w:r>
      <w:proofErr w:type="spellStart"/>
      <w:r w:rsidRPr="00D752F9">
        <w:rPr>
          <w:rFonts w:cs="Times New Roman"/>
          <w:szCs w:val="28"/>
          <w:highlight w:val="red"/>
          <w:rPrChange w:id="44" w:author="Александр Семенов" w:date="2023-11-13T15:05:00Z">
            <w:rPr>
              <w:rFonts w:cs="Times New Roman"/>
              <w:szCs w:val="28"/>
            </w:rPr>
          </w:rPrChange>
        </w:rPr>
        <w:t>футпринта</w:t>
      </w:r>
      <w:proofErr w:type="spellEnd"/>
      <w:r w:rsidRPr="00D752F9">
        <w:rPr>
          <w:rFonts w:cs="Times New Roman"/>
          <w:szCs w:val="28"/>
          <w:highlight w:val="red"/>
          <w:rPrChange w:id="45" w:author="Александр Семенов" w:date="2023-11-13T15:05:00Z">
            <w:rPr>
              <w:rFonts w:cs="Times New Roman"/>
              <w:szCs w:val="28"/>
            </w:rPr>
          </w:rPrChange>
        </w:rPr>
        <w:t xml:space="preserve"> (посадочного места) компонента следует предусматривать слой </w:t>
      </w:r>
      <w:proofErr w:type="spellStart"/>
      <w:r w:rsidRPr="00D752F9">
        <w:rPr>
          <w:rFonts w:cs="Times New Roman"/>
          <w:szCs w:val="28"/>
          <w:highlight w:val="red"/>
          <w:lang w:val="en-US"/>
          <w:rPrChange w:id="46" w:author="Александр Семенов" w:date="2023-11-13T15:05:00Z">
            <w:rPr>
              <w:rFonts w:cs="Times New Roman"/>
              <w:szCs w:val="28"/>
              <w:lang w:val="en-US"/>
            </w:rPr>
          </w:rPrChange>
        </w:rPr>
        <w:t>Keepout</w:t>
      </w:r>
      <w:proofErr w:type="spellEnd"/>
      <w:r w:rsidRPr="00D752F9">
        <w:rPr>
          <w:rFonts w:cs="Times New Roman"/>
          <w:szCs w:val="28"/>
          <w:highlight w:val="red"/>
          <w:rPrChange w:id="47" w:author="Александр Семенов" w:date="2023-11-13T15:05:00Z">
            <w:rPr>
              <w:rFonts w:cs="Times New Roman"/>
              <w:szCs w:val="28"/>
            </w:rPr>
          </w:rPrChange>
        </w:rPr>
        <w:t xml:space="preserve">, тогда компоненты можно ставить на минимальное удаление друг от друга, избегая ошибки программы. Пример: </w:t>
      </w:r>
      <w:r w:rsidRPr="00D752F9">
        <w:rPr>
          <w:rFonts w:cs="Times New Roman"/>
          <w:noProof/>
          <w:szCs w:val="28"/>
          <w:highlight w:val="red"/>
          <w:lang w:eastAsia="ru-RU"/>
          <w:rPrChange w:id="48" w:author="Александр Семенов" w:date="2023-11-13T15:05:00Z">
            <w:rPr>
              <w:rFonts w:cs="Times New Roman"/>
              <w:noProof/>
              <w:szCs w:val="28"/>
              <w:lang w:eastAsia="ru-RU"/>
            </w:rPr>
          </w:rPrChange>
        </w:rPr>
        <w:drawing>
          <wp:inline distT="0" distB="0" distL="0" distR="0" wp14:anchorId="2082F285" wp14:editId="5A9EAE1C">
            <wp:extent cx="5765847" cy="22860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2856" cy="230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413D" w14:textId="76E1EA4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D752F9">
        <w:rPr>
          <w:rFonts w:cs="Times New Roman"/>
          <w:szCs w:val="28"/>
          <w:highlight w:val="red"/>
          <w:rPrChange w:id="49" w:author="Александр Семенов" w:date="2023-11-13T15:05:00Z">
            <w:rPr>
              <w:rFonts w:cs="Times New Roman"/>
              <w:szCs w:val="28"/>
            </w:rPr>
          </w:rPrChange>
        </w:rPr>
        <w:t xml:space="preserve">Рисунок 11 – Пример использования слоя </w:t>
      </w:r>
      <w:proofErr w:type="spellStart"/>
      <w:r w:rsidRPr="00D752F9">
        <w:rPr>
          <w:rFonts w:cs="Times New Roman"/>
          <w:szCs w:val="28"/>
          <w:highlight w:val="red"/>
          <w:lang w:val="en-US"/>
          <w:rPrChange w:id="50" w:author="Александр Семенов" w:date="2023-11-13T15:05:00Z">
            <w:rPr>
              <w:rFonts w:cs="Times New Roman"/>
              <w:szCs w:val="28"/>
              <w:lang w:val="en-US"/>
            </w:rPr>
          </w:rPrChange>
        </w:rPr>
        <w:t>Keepout</w:t>
      </w:r>
      <w:proofErr w:type="spellEnd"/>
      <w:r w:rsidRPr="00D752F9">
        <w:rPr>
          <w:rFonts w:cs="Times New Roman"/>
          <w:szCs w:val="28"/>
          <w:highlight w:val="red"/>
          <w:rPrChange w:id="51" w:author="Александр Семенов" w:date="2023-11-13T15:05:00Z">
            <w:rPr>
              <w:rFonts w:cs="Times New Roman"/>
              <w:szCs w:val="28"/>
            </w:rPr>
          </w:rPrChange>
        </w:rPr>
        <w:t xml:space="preserve"> (39)</w:t>
      </w:r>
    </w:p>
    <w:p w14:paraId="063B6E92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310D8D5D" w14:textId="35227ABA" w:rsidR="00B14A62" w:rsidRPr="00893030" w:rsidRDefault="00B14A62" w:rsidP="00B14A62">
      <w:pPr>
        <w:pStyle w:val="a5"/>
        <w:rPr>
          <w:rFonts w:cs="Times New Roman"/>
          <w:szCs w:val="28"/>
          <w:lang w:val="en-US"/>
        </w:rPr>
      </w:pPr>
      <w:commentRangeStart w:id="52"/>
      <w:r w:rsidRPr="00893030">
        <w:rPr>
          <w:rFonts w:cs="Times New Roman"/>
          <w:szCs w:val="28"/>
        </w:rPr>
        <w:t xml:space="preserve">Некоторые ошибки которые следует игнорировать, в случае если они сделаны преднамеренно. </w:t>
      </w:r>
      <w:ins w:id="53" w:author="Александр Семенов" w:date="2023-11-13T15:06:00Z">
        <w:r w:rsidR="00D752F9">
          <w:rPr>
            <w:rFonts w:cs="Times New Roman"/>
            <w:szCs w:val="28"/>
          </w:rPr>
          <w:t>Н</w:t>
        </w:r>
      </w:ins>
      <w:del w:id="54" w:author="Александр Семенов" w:date="2023-11-13T15:06:00Z">
        <w:r w:rsidRPr="00893030" w:rsidDel="00D752F9">
          <w:rPr>
            <w:rFonts w:cs="Times New Roman"/>
            <w:szCs w:val="28"/>
          </w:rPr>
          <w:delText>н</w:delText>
        </w:r>
      </w:del>
      <w:r w:rsidRPr="00893030">
        <w:rPr>
          <w:rFonts w:cs="Times New Roman"/>
          <w:szCs w:val="28"/>
        </w:rPr>
        <w:t xml:space="preserve">апример, дорожки </w:t>
      </w:r>
      <w:r w:rsidRPr="00D752F9">
        <w:rPr>
          <w:rFonts w:cs="Times New Roman"/>
          <w:szCs w:val="28"/>
          <w:highlight w:val="red"/>
          <w:rPrChange w:id="55" w:author="Александр Семенов" w:date="2023-11-13T15:06:00Z">
            <w:rPr>
              <w:rFonts w:cs="Times New Roman"/>
              <w:szCs w:val="28"/>
            </w:rPr>
          </w:rPrChange>
        </w:rPr>
        <w:t>к отверстию</w:t>
      </w:r>
      <w:r w:rsidRPr="00893030">
        <w:rPr>
          <w:rFonts w:cs="Times New Roman"/>
          <w:szCs w:val="28"/>
        </w:rPr>
        <w:t xml:space="preserve"> с разным именем. В данном случае мы не можем задать отверстию значение </w:t>
      </w:r>
      <w:r w:rsidRPr="00893030">
        <w:rPr>
          <w:rFonts w:cs="Times New Roman"/>
          <w:szCs w:val="28"/>
        </w:rPr>
        <w:lastRenderedPageBreak/>
        <w:t xml:space="preserve">имени </w:t>
      </w:r>
      <w:r w:rsidRPr="00893030">
        <w:rPr>
          <w:rFonts w:cs="Times New Roman"/>
          <w:szCs w:val="28"/>
          <w:lang w:val="en-US"/>
        </w:rPr>
        <w:t>GND</w:t>
      </w:r>
      <w:r w:rsidRPr="00893030">
        <w:rPr>
          <w:rFonts w:cs="Times New Roman"/>
          <w:szCs w:val="28"/>
        </w:rPr>
        <w:t xml:space="preserve">, так как у нас присутствует полигон с данным значением </w:t>
      </w:r>
      <w:r w:rsidRPr="00D752F9">
        <w:rPr>
          <w:rFonts w:cs="Times New Roman"/>
          <w:szCs w:val="28"/>
          <w:highlight w:val="red"/>
          <w:rPrChange w:id="56" w:author="Александр Семенов" w:date="2023-11-13T15:06:00Z">
            <w:rPr>
              <w:rFonts w:cs="Times New Roman"/>
              <w:szCs w:val="28"/>
            </w:rPr>
          </w:rPrChange>
        </w:rPr>
        <w:t xml:space="preserve">и отверстие тоже будет заливаться без термальных </w:t>
      </w:r>
      <w:proofErr w:type="spellStart"/>
      <w:r w:rsidRPr="00D752F9">
        <w:rPr>
          <w:rFonts w:cs="Times New Roman"/>
          <w:szCs w:val="28"/>
          <w:highlight w:val="red"/>
          <w:rPrChange w:id="57" w:author="Александр Семенов" w:date="2023-11-13T15:06:00Z">
            <w:rPr>
              <w:rFonts w:cs="Times New Roman"/>
              <w:szCs w:val="28"/>
            </w:rPr>
          </w:rPrChange>
        </w:rPr>
        <w:t>падов</w:t>
      </w:r>
      <w:proofErr w:type="spellEnd"/>
      <w:r w:rsidRPr="00893030">
        <w:rPr>
          <w:rFonts w:cs="Times New Roman"/>
          <w:szCs w:val="28"/>
        </w:rPr>
        <w:t>, соответственно отверстие имеет одно значение имени (</w:t>
      </w:r>
      <w:r w:rsidRPr="00893030">
        <w:rPr>
          <w:rFonts w:cs="Times New Roman"/>
          <w:szCs w:val="28"/>
          <w:lang w:val="en-US"/>
        </w:rPr>
        <w:t>N</w:t>
      </w:r>
      <w:r w:rsidRPr="00893030">
        <w:rPr>
          <w:rFonts w:cs="Times New Roman"/>
          <w:szCs w:val="28"/>
        </w:rPr>
        <w:t>$15), а дорожки другое (</w:t>
      </w:r>
      <w:r w:rsidRPr="00893030">
        <w:rPr>
          <w:rFonts w:cs="Times New Roman"/>
          <w:szCs w:val="28"/>
          <w:lang w:val="en-US"/>
        </w:rPr>
        <w:t>GND</w:t>
      </w:r>
      <w:r w:rsidRPr="00893030">
        <w:rPr>
          <w:rFonts w:cs="Times New Roman"/>
          <w:szCs w:val="28"/>
        </w:rPr>
        <w:t xml:space="preserve">). </w:t>
      </w:r>
      <w:r w:rsidRPr="00D752F9">
        <w:rPr>
          <w:rFonts w:cs="Times New Roman"/>
          <w:szCs w:val="28"/>
          <w:highlight w:val="red"/>
          <w:rPrChange w:id="58" w:author="Александр Семенов" w:date="2023-11-13T15:06:00Z">
            <w:rPr>
              <w:rFonts w:cs="Times New Roman"/>
              <w:szCs w:val="28"/>
            </w:rPr>
          </w:rPrChange>
        </w:rPr>
        <w:t>Отсюда</w:t>
      </w:r>
      <w:r w:rsidRPr="00893030">
        <w:rPr>
          <w:rFonts w:cs="Times New Roman"/>
          <w:szCs w:val="28"/>
        </w:rPr>
        <w:t xml:space="preserve"> ряд ошибок (</w:t>
      </w:r>
      <w:r w:rsidRPr="00893030">
        <w:rPr>
          <w:rFonts w:cs="Times New Roman"/>
          <w:szCs w:val="28"/>
          <w:lang w:val="en-US"/>
        </w:rPr>
        <w:t xml:space="preserve">CLEARANCE </w:t>
      </w:r>
      <w:r w:rsidRPr="00893030">
        <w:rPr>
          <w:rFonts w:cs="Times New Roman"/>
          <w:szCs w:val="28"/>
        </w:rPr>
        <w:t xml:space="preserve">и </w:t>
      </w:r>
      <w:r w:rsidRPr="00893030">
        <w:rPr>
          <w:rFonts w:cs="Times New Roman"/>
          <w:szCs w:val="28"/>
          <w:lang w:val="en-US"/>
        </w:rPr>
        <w:t>OVERLAP).</w:t>
      </w:r>
      <w:commentRangeEnd w:id="52"/>
      <w:r w:rsidR="00D752F9">
        <w:rPr>
          <w:rStyle w:val="a8"/>
        </w:rPr>
        <w:commentReference w:id="52"/>
      </w:r>
    </w:p>
    <w:p w14:paraId="6FF50234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48A4131" wp14:editId="16F3A030">
            <wp:extent cx="2800350" cy="2038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8881" w14:textId="29D95382" w:rsidR="00B14A62" w:rsidRPr="00893030" w:rsidRDefault="00B14A62" w:rsidP="00B14A62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12 – Пример «Костыля»</w:t>
      </w:r>
    </w:p>
    <w:p w14:paraId="501B859E" w14:textId="77777777" w:rsidR="00B14A62" w:rsidRPr="00893030" w:rsidRDefault="00B14A62" w:rsidP="00B14A62">
      <w:pPr>
        <w:pStyle w:val="1"/>
      </w:pPr>
      <w:r w:rsidRPr="00893030">
        <w:t>Создание гербер файлов</w:t>
      </w:r>
    </w:p>
    <w:p w14:paraId="4AE1E68C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Нажимаем значок отображенный на рисунке 13 (САМ процессор)</w:t>
      </w:r>
    </w:p>
    <w:p w14:paraId="57567521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B550B6F" wp14:editId="28A46B6E">
            <wp:extent cx="5902325" cy="1668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5EE3" w14:textId="7C94D282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13 – Расположение команды (САМ процессор) </w:t>
      </w:r>
    </w:p>
    <w:p w14:paraId="49BCF385" w14:textId="77777777" w:rsidR="00B14A62" w:rsidRPr="00893030" w:rsidRDefault="00B14A62" w:rsidP="00B14A62">
      <w:pPr>
        <w:pStyle w:val="a5"/>
        <w:numPr>
          <w:ilvl w:val="0"/>
          <w:numId w:val="9"/>
        </w:numPr>
        <w:spacing w:line="259" w:lineRule="auto"/>
        <w:jc w:val="left"/>
        <w:rPr>
          <w:rFonts w:cs="Times New Roman"/>
          <w:szCs w:val="28"/>
        </w:rPr>
      </w:pPr>
      <w:commentRangeStart w:id="59"/>
      <w:r w:rsidRPr="00893030">
        <w:rPr>
          <w:rFonts w:cs="Times New Roman"/>
          <w:szCs w:val="28"/>
        </w:rPr>
        <w:t>Составление настроек САМ процессора самостоятельно</w:t>
      </w:r>
    </w:p>
    <w:p w14:paraId="70D712F9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Удаляем все слои и добавляем свои</w:t>
      </w:r>
      <w:commentRangeEnd w:id="59"/>
      <w:r w:rsidR="00D752F9">
        <w:rPr>
          <w:rStyle w:val="a8"/>
        </w:rPr>
        <w:commentReference w:id="59"/>
      </w:r>
    </w:p>
    <w:p w14:paraId="05FFDC9D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  <w:lang w:val="en-US"/>
        </w:rPr>
        <w:t>Name</w:t>
      </w:r>
      <w:r w:rsidRPr="00893030">
        <w:rPr>
          <w:rFonts w:cs="Times New Roman"/>
          <w:szCs w:val="28"/>
        </w:rPr>
        <w:t xml:space="preserve">: 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 xml:space="preserve"> (</w:t>
      </w:r>
      <w:r w:rsidRPr="00893030">
        <w:rPr>
          <w:rFonts w:cs="Times New Roman"/>
          <w:szCs w:val="28"/>
          <w:lang w:val="en-US"/>
        </w:rPr>
        <w:t>descriptions</w:t>
      </w:r>
      <w:r w:rsidRPr="00893030">
        <w:rPr>
          <w:rFonts w:cs="Times New Roman"/>
          <w:szCs w:val="28"/>
        </w:rPr>
        <w:t xml:space="preserve"> должно иметь такое имя как </w:t>
      </w:r>
      <w:r w:rsidRPr="00893030">
        <w:rPr>
          <w:rFonts w:cs="Times New Roman"/>
          <w:szCs w:val="28"/>
          <w:lang w:val="en-US"/>
        </w:rPr>
        <w:t>NAME</w:t>
      </w:r>
      <w:r w:rsidRPr="00893030">
        <w:rPr>
          <w:rFonts w:cs="Times New Roman"/>
          <w:szCs w:val="28"/>
        </w:rPr>
        <w:t xml:space="preserve">); </w:t>
      </w:r>
      <w:r w:rsidRPr="00893030">
        <w:rPr>
          <w:rFonts w:cs="Times New Roman"/>
          <w:szCs w:val="28"/>
          <w:lang w:val="en-US"/>
        </w:rPr>
        <w:t>layers</w:t>
      </w:r>
      <w:r w:rsidRPr="00893030">
        <w:rPr>
          <w:rFonts w:cs="Times New Roman"/>
          <w:szCs w:val="28"/>
        </w:rPr>
        <w:t xml:space="preserve">: 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Pads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Vias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Dimension</w:t>
      </w:r>
      <w:r w:rsidRPr="00893030">
        <w:rPr>
          <w:rFonts w:cs="Times New Roman"/>
          <w:szCs w:val="28"/>
        </w:rPr>
        <w:t xml:space="preserve"> и меняем название файла на %</w:t>
      </w:r>
      <w:r w:rsidRPr="00893030">
        <w:rPr>
          <w:rFonts w:cs="Times New Roman"/>
          <w:szCs w:val="28"/>
          <w:lang w:val="en-US"/>
        </w:rPr>
        <w:t>N</w:t>
      </w:r>
      <w:r w:rsidRPr="00893030">
        <w:rPr>
          <w:rFonts w:cs="Times New Roman"/>
          <w:szCs w:val="28"/>
        </w:rPr>
        <w:t>/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>.</w:t>
      </w:r>
      <w:proofErr w:type="spellStart"/>
      <w:r w:rsidRPr="00893030">
        <w:rPr>
          <w:rFonts w:cs="Times New Roman"/>
          <w:szCs w:val="28"/>
          <w:lang w:val="en-US"/>
        </w:rPr>
        <w:t>cmp</w:t>
      </w:r>
      <w:proofErr w:type="spellEnd"/>
    </w:p>
    <w:p w14:paraId="43BF13C7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>Name: BOT; layers: Bottom, Pads, Vias, Dimension; filename: %N/</w:t>
      </w:r>
      <w:proofErr w:type="spellStart"/>
      <w:r w:rsidRPr="00893030">
        <w:rPr>
          <w:rFonts w:cs="Times New Roman"/>
          <w:szCs w:val="28"/>
          <w:lang w:val="en-US"/>
        </w:rPr>
        <w:t>bot.sol</w:t>
      </w:r>
      <w:proofErr w:type="spellEnd"/>
    </w:p>
    <w:p w14:paraId="1466A199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MT; layers: </w:t>
      </w:r>
      <w:proofErr w:type="spellStart"/>
      <w:r w:rsidRPr="00893030">
        <w:rPr>
          <w:rFonts w:cs="Times New Roman"/>
          <w:szCs w:val="28"/>
          <w:lang w:val="en-US"/>
        </w:rPr>
        <w:t>tStop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mt.stc</w:t>
      </w:r>
      <w:proofErr w:type="spellEnd"/>
    </w:p>
    <w:p w14:paraId="40521810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lastRenderedPageBreak/>
        <w:t xml:space="preserve">Name: MB; layers: </w:t>
      </w:r>
      <w:proofErr w:type="spellStart"/>
      <w:r w:rsidRPr="00893030">
        <w:rPr>
          <w:rFonts w:cs="Times New Roman"/>
          <w:szCs w:val="28"/>
          <w:lang w:val="en-US"/>
        </w:rPr>
        <w:t>bStop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mb.sts</w:t>
      </w:r>
      <w:proofErr w:type="spellEnd"/>
    </w:p>
    <w:p w14:paraId="28720178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CT; layers: </w:t>
      </w:r>
      <w:proofErr w:type="spellStart"/>
      <w:r w:rsidRPr="00893030">
        <w:rPr>
          <w:rFonts w:cs="Times New Roman"/>
          <w:szCs w:val="28"/>
          <w:lang w:val="en-US"/>
        </w:rPr>
        <w:t>tCream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ct.gbc</w:t>
      </w:r>
      <w:proofErr w:type="spellEnd"/>
    </w:p>
    <w:p w14:paraId="38AF2266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BT; layers: </w:t>
      </w:r>
      <w:proofErr w:type="spellStart"/>
      <w:r w:rsidRPr="00893030">
        <w:rPr>
          <w:rFonts w:cs="Times New Roman"/>
          <w:szCs w:val="28"/>
          <w:lang w:val="en-US"/>
        </w:rPr>
        <w:t>bCream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bt.gbc</w:t>
      </w:r>
      <w:proofErr w:type="spellEnd"/>
    </w:p>
    <w:p w14:paraId="31C779AC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ST; layers: </w:t>
      </w:r>
      <w:proofErr w:type="spellStart"/>
      <w:r w:rsidRPr="00893030">
        <w:rPr>
          <w:rFonts w:cs="Times New Roman"/>
          <w:szCs w:val="28"/>
          <w:lang w:val="en-US"/>
        </w:rPr>
        <w:t>tPlace</w:t>
      </w:r>
      <w:proofErr w:type="spellEnd"/>
      <w:r w:rsidRPr="00893030">
        <w:rPr>
          <w:rFonts w:cs="Times New Roman"/>
          <w:szCs w:val="28"/>
          <w:lang w:val="en-US"/>
        </w:rPr>
        <w:t xml:space="preserve">, </w:t>
      </w:r>
      <w:proofErr w:type="spellStart"/>
      <w:r w:rsidRPr="00893030">
        <w:rPr>
          <w:rFonts w:cs="Times New Roman"/>
          <w:szCs w:val="28"/>
          <w:lang w:val="en-US"/>
        </w:rPr>
        <w:t>tNames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st.plc</w:t>
      </w:r>
      <w:proofErr w:type="spellEnd"/>
    </w:p>
    <w:p w14:paraId="4C93946C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BT; layers: </w:t>
      </w:r>
      <w:proofErr w:type="spellStart"/>
      <w:r w:rsidRPr="00893030">
        <w:rPr>
          <w:rFonts w:cs="Times New Roman"/>
          <w:szCs w:val="28"/>
          <w:lang w:val="en-US"/>
        </w:rPr>
        <w:t>bPlace</w:t>
      </w:r>
      <w:proofErr w:type="spellEnd"/>
      <w:r w:rsidRPr="00893030">
        <w:rPr>
          <w:rFonts w:cs="Times New Roman"/>
          <w:szCs w:val="28"/>
          <w:lang w:val="en-US"/>
        </w:rPr>
        <w:t xml:space="preserve">, </w:t>
      </w:r>
      <w:proofErr w:type="spellStart"/>
      <w:r w:rsidRPr="00893030">
        <w:rPr>
          <w:rFonts w:cs="Times New Roman"/>
          <w:szCs w:val="28"/>
          <w:lang w:val="en-US"/>
        </w:rPr>
        <w:t>bNames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bt.pls</w:t>
      </w:r>
      <w:proofErr w:type="spellEnd"/>
    </w:p>
    <w:p w14:paraId="54B1E460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BRD; layers: </w:t>
      </w:r>
      <w:proofErr w:type="spellStart"/>
      <w:r w:rsidRPr="00893030">
        <w:rPr>
          <w:rFonts w:cs="Times New Roman"/>
          <w:szCs w:val="28"/>
          <w:lang w:val="en-US"/>
        </w:rPr>
        <w:t>Dimentions</w:t>
      </w:r>
      <w:proofErr w:type="spellEnd"/>
      <w:r w:rsidRPr="00893030">
        <w:rPr>
          <w:rFonts w:cs="Times New Roman"/>
          <w:szCs w:val="28"/>
          <w:lang w:val="en-US"/>
        </w:rPr>
        <w:t xml:space="preserve">, Holes, </w:t>
      </w:r>
      <w:proofErr w:type="spellStart"/>
      <w:r w:rsidRPr="00893030">
        <w:rPr>
          <w:rFonts w:cs="Times New Roman"/>
          <w:szCs w:val="28"/>
          <w:lang w:val="en-US"/>
        </w:rPr>
        <w:t>Miling</w:t>
      </w:r>
      <w:proofErr w:type="spellEnd"/>
      <w:r w:rsidRPr="00893030">
        <w:rPr>
          <w:rFonts w:cs="Times New Roman"/>
          <w:szCs w:val="28"/>
          <w:lang w:val="en-US"/>
        </w:rPr>
        <w:t>; filename: %N/</w:t>
      </w:r>
      <w:proofErr w:type="spellStart"/>
      <w:r w:rsidRPr="00893030">
        <w:rPr>
          <w:rFonts w:cs="Times New Roman"/>
          <w:szCs w:val="28"/>
          <w:lang w:val="en-US"/>
        </w:rPr>
        <w:t>brd.gbr</w:t>
      </w:r>
      <w:proofErr w:type="spellEnd"/>
    </w:p>
    <w:p w14:paraId="47931B5B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</w:rPr>
        <w:t>В</w:t>
      </w:r>
      <w:r w:rsidRPr="00893030">
        <w:rPr>
          <w:rFonts w:cs="Times New Roman"/>
          <w:szCs w:val="28"/>
          <w:lang w:val="en-US"/>
        </w:rPr>
        <w:t xml:space="preserve"> </w:t>
      </w:r>
      <w:r w:rsidRPr="00893030">
        <w:rPr>
          <w:rFonts w:cs="Times New Roman"/>
          <w:szCs w:val="28"/>
        </w:rPr>
        <w:t>файле</w:t>
      </w:r>
      <w:r w:rsidRPr="00893030">
        <w:rPr>
          <w:rFonts w:cs="Times New Roman"/>
          <w:szCs w:val="28"/>
          <w:lang w:val="en-US"/>
        </w:rPr>
        <w:t xml:space="preserve"> Drill: Name: DRL, </w:t>
      </w:r>
      <w:r w:rsidRPr="00893030">
        <w:rPr>
          <w:rFonts w:cs="Times New Roman"/>
          <w:szCs w:val="28"/>
        </w:rPr>
        <w:t>проставляем</w:t>
      </w:r>
      <w:r w:rsidRPr="00893030">
        <w:rPr>
          <w:rFonts w:cs="Times New Roman"/>
          <w:szCs w:val="28"/>
          <w:lang w:val="en-US"/>
        </w:rPr>
        <w:t xml:space="preserve"> From: Layer 1 Top; To: Layer 16 Bottom. </w:t>
      </w:r>
      <w:r w:rsidRPr="00893030">
        <w:rPr>
          <w:rFonts w:cs="Times New Roman"/>
          <w:szCs w:val="28"/>
        </w:rPr>
        <w:t>Ставим</w:t>
      </w:r>
      <w:r w:rsidRPr="00893030">
        <w:rPr>
          <w:rFonts w:cs="Times New Roman"/>
          <w:szCs w:val="28"/>
          <w:lang w:val="en-US"/>
        </w:rPr>
        <w:t xml:space="preserve"> </w:t>
      </w:r>
      <w:r w:rsidRPr="00893030">
        <w:rPr>
          <w:rFonts w:cs="Times New Roman"/>
          <w:szCs w:val="28"/>
        </w:rPr>
        <w:t>галочки</w:t>
      </w:r>
      <w:r w:rsidRPr="00893030">
        <w:rPr>
          <w:rFonts w:cs="Times New Roman"/>
          <w:szCs w:val="28"/>
          <w:lang w:val="en-US"/>
        </w:rPr>
        <w:t xml:space="preserve"> Include: Vias, PTH, Holes; filename: %N/</w:t>
      </w:r>
      <w:proofErr w:type="spellStart"/>
      <w:r w:rsidRPr="00893030">
        <w:rPr>
          <w:rFonts w:cs="Times New Roman"/>
          <w:szCs w:val="28"/>
          <w:lang w:val="en-US"/>
        </w:rPr>
        <w:t>drl.drd</w:t>
      </w:r>
      <w:proofErr w:type="spellEnd"/>
      <w:r w:rsidRPr="00893030">
        <w:rPr>
          <w:rFonts w:cs="Times New Roman"/>
          <w:szCs w:val="28"/>
          <w:lang w:val="en-US"/>
        </w:rPr>
        <w:t>.</w:t>
      </w:r>
    </w:p>
    <w:p w14:paraId="718D3BC9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После составления настроек САМ процессора сохраняем </w:t>
      </w:r>
      <w:commentRangeStart w:id="60"/>
      <w:r w:rsidRPr="00893030">
        <w:rPr>
          <w:rFonts w:cs="Times New Roman"/>
          <w:szCs w:val="28"/>
        </w:rPr>
        <w:t>их</w:t>
      </w:r>
      <w:commentRangeEnd w:id="60"/>
      <w:r w:rsidR="00201FC9">
        <w:rPr>
          <w:rStyle w:val="a8"/>
        </w:rPr>
        <w:commentReference w:id="60"/>
      </w:r>
      <w:r w:rsidRPr="00893030">
        <w:rPr>
          <w:rFonts w:cs="Times New Roman"/>
          <w:szCs w:val="28"/>
        </w:rPr>
        <w:t xml:space="preserve">. </w:t>
      </w:r>
    </w:p>
    <w:p w14:paraId="523B8408" w14:textId="77777777" w:rsidR="00B14A62" w:rsidRPr="00893030" w:rsidRDefault="00B14A62" w:rsidP="00B14A62">
      <w:pPr>
        <w:pStyle w:val="a5"/>
        <w:numPr>
          <w:ilvl w:val="0"/>
          <w:numId w:val="9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Активация настроек САМ процессора из файлов</w:t>
      </w:r>
    </w:p>
    <w:p w14:paraId="5045040B" w14:textId="77777777" w:rsidR="00B14A62" w:rsidRPr="00893030" w:rsidRDefault="00B14A62" w:rsidP="00B14A62">
      <w:pPr>
        <w:ind w:left="360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Настройки можно использовать активировав их из файлов (смотреть рисунок 14). </w:t>
      </w:r>
    </w:p>
    <w:p w14:paraId="02B8EB5F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6BA2717" wp14:editId="3318533E">
            <wp:extent cx="5980200" cy="19812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812" cy="198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5908" w14:textId="271FF280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14 – Знак импорта настроек САМ процессора</w:t>
      </w:r>
    </w:p>
    <w:p w14:paraId="72A64040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8A0A8D6" wp14:editId="5BA0ECBB">
            <wp:extent cx="5467350" cy="49355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4870" cy="498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DEDC" w14:textId="0DC67DAB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15 – Окно настроек САМ процессора</w:t>
      </w:r>
    </w:p>
    <w:p w14:paraId="4FA18626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активации настроек, у нас проставляются нужные форматы и названия слоев.</w:t>
      </w:r>
    </w:p>
    <w:p w14:paraId="02A42CC3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- </w:t>
      </w:r>
      <w:r w:rsidRPr="00893030">
        <w:rPr>
          <w:rFonts w:cs="Times New Roman"/>
          <w:szCs w:val="28"/>
        </w:rPr>
        <w:t>Отмечаем</w:t>
      </w:r>
      <w:r w:rsidRPr="00893030">
        <w:rPr>
          <w:rFonts w:cs="Times New Roman"/>
          <w:szCs w:val="28"/>
          <w:lang w:val="en-US"/>
        </w:rPr>
        <w:t xml:space="preserve"> EXPORT AS ZIP.</w:t>
      </w:r>
    </w:p>
    <w:p w14:paraId="6F55D6DB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- </w:t>
      </w:r>
      <w:r w:rsidRPr="00893030">
        <w:rPr>
          <w:rFonts w:cs="Times New Roman"/>
          <w:szCs w:val="28"/>
        </w:rPr>
        <w:t>Нажимаем</w:t>
      </w:r>
      <w:r w:rsidRPr="00893030">
        <w:rPr>
          <w:rFonts w:cs="Times New Roman"/>
          <w:szCs w:val="28"/>
          <w:lang w:val="en-US"/>
        </w:rPr>
        <w:t xml:space="preserve"> PROCESS JOB</w:t>
      </w:r>
    </w:p>
    <w:p w14:paraId="4B207B3C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4C3B047" wp14:editId="224E62D8">
            <wp:extent cx="3286125" cy="15240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77F3" w14:textId="3CE6748F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16 – Расположение команды </w:t>
      </w:r>
      <w:r w:rsidRPr="00893030">
        <w:rPr>
          <w:rFonts w:cs="Times New Roman"/>
          <w:szCs w:val="28"/>
          <w:lang w:val="en-US"/>
        </w:rPr>
        <w:t>Process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Job</w:t>
      </w:r>
    </w:p>
    <w:p w14:paraId="6A1A863B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>Готово, гербер файл создан.</w:t>
      </w:r>
    </w:p>
    <w:p w14:paraId="169C874A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Он может быть представлен в формате </w:t>
      </w:r>
      <w:r w:rsidRPr="00893030">
        <w:rPr>
          <w:rFonts w:cs="Times New Roman"/>
          <w:szCs w:val="28"/>
          <w:lang w:val="en-US"/>
        </w:rPr>
        <w:t>Zip</w:t>
      </w:r>
      <w:r w:rsidRPr="00893030">
        <w:rPr>
          <w:rFonts w:cs="Times New Roman"/>
          <w:szCs w:val="28"/>
        </w:rPr>
        <w:t xml:space="preserve"> или папкой файлами, в зависимости от выбора пункта </w:t>
      </w:r>
      <w:r w:rsidRPr="00893030">
        <w:rPr>
          <w:rFonts w:cs="Times New Roman"/>
          <w:szCs w:val="28"/>
          <w:lang w:val="en-US"/>
        </w:rPr>
        <w:t>Export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as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ZIP</w:t>
      </w:r>
      <w:r w:rsidRPr="00893030">
        <w:rPr>
          <w:rFonts w:cs="Times New Roman"/>
          <w:szCs w:val="28"/>
        </w:rPr>
        <w:t>.</w:t>
      </w:r>
    </w:p>
    <w:p w14:paraId="0DFECD0B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432C426" wp14:editId="04933B70">
            <wp:extent cx="6170200" cy="183832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139" cy="18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EA74" w14:textId="0E592F13" w:rsidR="00B14A62" w:rsidRPr="00D752F9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D752F9">
        <w:rPr>
          <w:rFonts w:cs="Times New Roman"/>
          <w:szCs w:val="28"/>
        </w:rPr>
        <w:t xml:space="preserve"> 17 – </w:t>
      </w:r>
      <w:r w:rsidRPr="00893030">
        <w:rPr>
          <w:rFonts w:cs="Times New Roman"/>
          <w:szCs w:val="28"/>
        </w:rPr>
        <w:t>Вкладка</w:t>
      </w:r>
      <w:r w:rsidRPr="00D752F9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Export</w:t>
      </w:r>
      <w:r w:rsidRPr="00D752F9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as</w:t>
      </w:r>
      <w:r w:rsidRPr="00D752F9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ZIP</w:t>
      </w:r>
    </w:p>
    <w:p w14:paraId="218B143F" w14:textId="77777777" w:rsidR="00B14A62" w:rsidRPr="00893030" w:rsidRDefault="00B14A62" w:rsidP="00B14A62">
      <w:pPr>
        <w:pStyle w:val="1"/>
      </w:pPr>
      <w:r w:rsidRPr="00893030">
        <w:t>Загрузка файла на сайт.</w:t>
      </w:r>
    </w:p>
    <w:p w14:paraId="6F947FE4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Регистрируемся на сайте </w:t>
      </w:r>
      <w:proofErr w:type="spellStart"/>
      <w:r w:rsidRPr="00201FC9">
        <w:rPr>
          <w:rFonts w:cs="Times New Roman"/>
          <w:szCs w:val="28"/>
          <w:highlight w:val="red"/>
          <w:rPrChange w:id="61" w:author="Александр Семенов" w:date="2023-11-13T15:09:00Z">
            <w:rPr>
              <w:rFonts w:cs="Times New Roman"/>
              <w:szCs w:val="28"/>
            </w:rPr>
          </w:rPrChange>
        </w:rPr>
        <w:t>резонита</w:t>
      </w:r>
      <w:proofErr w:type="spellEnd"/>
      <w:r w:rsidRPr="00893030">
        <w:rPr>
          <w:rFonts w:cs="Times New Roman"/>
          <w:szCs w:val="28"/>
        </w:rPr>
        <w:t xml:space="preserve">. </w:t>
      </w:r>
    </w:p>
    <w:p w14:paraId="2EFB37DA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Нажимаем список плат -</w:t>
      </w:r>
      <w:r w:rsidRPr="00893030">
        <w:rPr>
          <w:rFonts w:cs="Times New Roman"/>
          <w:szCs w:val="28"/>
          <w:lang w:val="en-US"/>
        </w:rPr>
        <w:sym w:font="Wingdings" w:char="F0E0"/>
      </w:r>
      <w:r w:rsidRPr="00893030">
        <w:rPr>
          <w:rFonts w:cs="Times New Roman"/>
          <w:szCs w:val="28"/>
        </w:rPr>
        <w:t xml:space="preserve"> Новый заказ -</w:t>
      </w:r>
      <w:r w:rsidRPr="00893030">
        <w:rPr>
          <w:rFonts w:cs="Times New Roman"/>
          <w:szCs w:val="28"/>
          <w:lang w:val="en-US"/>
        </w:rPr>
        <w:sym w:font="Wingdings" w:char="F0E0"/>
      </w:r>
      <w:r w:rsidRPr="00893030">
        <w:rPr>
          <w:rFonts w:cs="Times New Roman"/>
          <w:szCs w:val="28"/>
        </w:rPr>
        <w:t xml:space="preserve"> Загружаем гербер файл.</w:t>
      </w:r>
    </w:p>
    <w:p w14:paraId="769A80EE" w14:textId="6C56117E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Расставляем типы слоя в с</w:t>
      </w:r>
      <w:r>
        <w:rPr>
          <w:rFonts w:cs="Times New Roman"/>
          <w:szCs w:val="28"/>
        </w:rPr>
        <w:t>оответствии с именем файла (Рисунок</w:t>
      </w:r>
      <w:r w:rsidRPr="00893030">
        <w:rPr>
          <w:rFonts w:cs="Times New Roman"/>
          <w:szCs w:val="28"/>
        </w:rPr>
        <w:t xml:space="preserve"> 18)</w:t>
      </w:r>
    </w:p>
    <w:p w14:paraId="20512964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Должно получиться так</w:t>
      </w:r>
    </w:p>
    <w:p w14:paraId="64ADAFC7" w14:textId="77777777" w:rsidR="00B14A62" w:rsidRPr="00893030" w:rsidRDefault="00B14A62" w:rsidP="00B14A62">
      <w:pPr>
        <w:rPr>
          <w:rFonts w:cs="Times New Roman"/>
          <w:szCs w:val="28"/>
        </w:rPr>
      </w:pPr>
      <w:commentRangeStart w:id="62"/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0F4D290" wp14:editId="1D1948CE">
            <wp:extent cx="6200604" cy="3238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7492" cy="326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45F3" w14:textId="78703408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18 – Соотношение типов слоев с именами файлов</w:t>
      </w:r>
      <w:commentRangeEnd w:id="62"/>
      <w:r w:rsidR="00201FC9">
        <w:rPr>
          <w:rStyle w:val="a8"/>
        </w:rPr>
        <w:commentReference w:id="62"/>
      </w:r>
    </w:p>
    <w:p w14:paraId="27B16142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>Нажимаем далее</w:t>
      </w:r>
    </w:p>
    <w:p w14:paraId="5AECDCB1" w14:textId="77777777" w:rsidR="00B14A62" w:rsidRPr="00201FC9" w:rsidRDefault="00B14A62" w:rsidP="00B14A62">
      <w:pPr>
        <w:rPr>
          <w:rFonts w:cs="Times New Roman"/>
          <w:szCs w:val="28"/>
          <w:highlight w:val="red"/>
          <w:rPrChange w:id="63" w:author="Александр Семенов" w:date="2023-11-13T15:09:00Z">
            <w:rPr>
              <w:rFonts w:cs="Times New Roman"/>
              <w:szCs w:val="28"/>
            </w:rPr>
          </w:rPrChange>
        </w:rPr>
      </w:pPr>
      <w:r w:rsidRPr="00201FC9">
        <w:rPr>
          <w:rFonts w:cs="Times New Roman"/>
          <w:noProof/>
          <w:szCs w:val="28"/>
          <w:highlight w:val="red"/>
          <w:lang w:eastAsia="ru-RU"/>
          <w:rPrChange w:id="64" w:author="Александр Семенов" w:date="2023-11-13T15:09:00Z">
            <w:rPr>
              <w:rFonts w:cs="Times New Roman"/>
              <w:noProof/>
              <w:szCs w:val="28"/>
              <w:lang w:eastAsia="ru-RU"/>
            </w:rPr>
          </w:rPrChange>
        </w:rPr>
        <w:drawing>
          <wp:inline distT="0" distB="0" distL="0" distR="0" wp14:anchorId="2510C975" wp14:editId="12FADD30">
            <wp:extent cx="5829300" cy="39686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0621" cy="400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6996" w14:textId="3D4B3EB7" w:rsidR="00B14A62" w:rsidRPr="00893030" w:rsidRDefault="00B14A62" w:rsidP="00B14A62">
      <w:pPr>
        <w:rPr>
          <w:rFonts w:cs="Times New Roman"/>
          <w:szCs w:val="28"/>
        </w:rPr>
      </w:pPr>
      <w:r w:rsidRPr="00201FC9">
        <w:rPr>
          <w:rFonts w:cs="Times New Roman"/>
          <w:szCs w:val="28"/>
          <w:highlight w:val="red"/>
          <w:rPrChange w:id="65" w:author="Александр Семенов" w:date="2023-11-13T15:09:00Z">
            <w:rPr>
              <w:rFonts w:cs="Times New Roman"/>
              <w:szCs w:val="28"/>
            </w:rPr>
          </w:rPrChange>
        </w:rPr>
        <w:t>Рисунок 19 – Окно черновика заказа платы с предварительной ценой</w:t>
      </w:r>
    </w:p>
    <w:p w14:paraId="3B6E7FED" w14:textId="77777777" w:rsidR="00B14A62" w:rsidRPr="00893030" w:rsidRDefault="00B14A62" w:rsidP="00B14A62">
      <w:pPr>
        <w:rPr>
          <w:rFonts w:cs="Times New Roman"/>
          <w:szCs w:val="28"/>
        </w:rPr>
      </w:pPr>
      <w:proofErr w:type="spellStart"/>
      <w:r w:rsidRPr="00893030">
        <w:rPr>
          <w:rFonts w:cs="Times New Roman"/>
          <w:szCs w:val="28"/>
        </w:rPr>
        <w:t>Панелизация</w:t>
      </w:r>
      <w:proofErr w:type="spellEnd"/>
      <w:r w:rsidRPr="00893030">
        <w:rPr>
          <w:rFonts w:cs="Times New Roman"/>
          <w:szCs w:val="28"/>
        </w:rPr>
        <w:t xml:space="preserve"> - создания листа, на котором размещено несколько однотипных плат.</w:t>
      </w:r>
    </w:p>
    <w:p w14:paraId="192E782C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862E4C4" wp14:editId="4CCE3BE3">
            <wp:extent cx="5699183" cy="18002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8504" cy="18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F7FE" w14:textId="6148DF59" w:rsidR="00B14A62" w:rsidRPr="00201FC9" w:rsidRDefault="00B14A62" w:rsidP="00B14A62">
      <w:pPr>
        <w:rPr>
          <w:rFonts w:cs="Times New Roman"/>
          <w:szCs w:val="28"/>
          <w:highlight w:val="red"/>
          <w:rPrChange w:id="66" w:author="Александр Семенов" w:date="2023-11-13T15:10:00Z">
            <w:rPr>
              <w:rFonts w:cs="Times New Roman"/>
              <w:szCs w:val="28"/>
            </w:rPr>
          </w:rPrChange>
        </w:rPr>
      </w:pPr>
      <w:r w:rsidRPr="00201FC9">
        <w:rPr>
          <w:rFonts w:cs="Times New Roman"/>
          <w:szCs w:val="28"/>
          <w:highlight w:val="red"/>
          <w:rPrChange w:id="67" w:author="Александр Семенов" w:date="2023-11-13T15:10:00Z">
            <w:rPr>
              <w:rFonts w:cs="Times New Roman"/>
              <w:szCs w:val="28"/>
            </w:rPr>
          </w:rPrChange>
        </w:rPr>
        <w:t xml:space="preserve">Рисунок 20 – Окно выбора </w:t>
      </w:r>
      <w:proofErr w:type="spellStart"/>
      <w:r w:rsidRPr="00201FC9">
        <w:rPr>
          <w:rFonts w:cs="Times New Roman"/>
          <w:szCs w:val="28"/>
          <w:highlight w:val="red"/>
          <w:rPrChange w:id="68" w:author="Александр Семенов" w:date="2023-11-13T15:10:00Z">
            <w:rPr>
              <w:rFonts w:cs="Times New Roman"/>
              <w:szCs w:val="28"/>
            </w:rPr>
          </w:rPrChange>
        </w:rPr>
        <w:t>панелизации</w:t>
      </w:r>
      <w:proofErr w:type="spellEnd"/>
    </w:p>
    <w:p w14:paraId="6D6A941A" w14:textId="77777777" w:rsidR="00B14A62" w:rsidRPr="00201FC9" w:rsidRDefault="00B14A62" w:rsidP="00B14A62">
      <w:pPr>
        <w:rPr>
          <w:rFonts w:cs="Times New Roman"/>
          <w:szCs w:val="28"/>
          <w:highlight w:val="red"/>
          <w:rPrChange w:id="69" w:author="Александр Семенов" w:date="2023-11-13T15:10:00Z">
            <w:rPr>
              <w:rFonts w:cs="Times New Roman"/>
              <w:szCs w:val="28"/>
            </w:rPr>
          </w:rPrChange>
        </w:rPr>
      </w:pPr>
    </w:p>
    <w:p w14:paraId="2CC09891" w14:textId="77777777" w:rsidR="00B14A62" w:rsidRPr="00893030" w:rsidRDefault="00B14A62" w:rsidP="00B14A62">
      <w:pPr>
        <w:rPr>
          <w:rFonts w:cs="Times New Roman"/>
          <w:szCs w:val="28"/>
        </w:rPr>
      </w:pPr>
      <w:r w:rsidRPr="00201FC9">
        <w:rPr>
          <w:rFonts w:cs="Times New Roman"/>
          <w:szCs w:val="28"/>
          <w:highlight w:val="red"/>
          <w:rPrChange w:id="70" w:author="Александр Семенов" w:date="2023-11-13T15:10:00Z">
            <w:rPr>
              <w:rFonts w:cs="Times New Roman"/>
              <w:szCs w:val="28"/>
            </w:rPr>
          </w:rPrChange>
        </w:rPr>
        <w:t xml:space="preserve">При выборе </w:t>
      </w:r>
      <w:proofErr w:type="spellStart"/>
      <w:r w:rsidRPr="00201FC9">
        <w:rPr>
          <w:rFonts w:cs="Times New Roman"/>
          <w:szCs w:val="28"/>
          <w:highlight w:val="red"/>
          <w:rPrChange w:id="71" w:author="Александр Семенов" w:date="2023-11-13T15:10:00Z">
            <w:rPr>
              <w:rFonts w:cs="Times New Roman"/>
              <w:szCs w:val="28"/>
            </w:rPr>
          </w:rPrChange>
        </w:rPr>
        <w:t>панелизации</w:t>
      </w:r>
      <w:proofErr w:type="spellEnd"/>
      <w:r w:rsidRPr="00201FC9">
        <w:rPr>
          <w:rFonts w:cs="Times New Roman"/>
          <w:szCs w:val="28"/>
          <w:highlight w:val="red"/>
          <w:rPrChange w:id="72" w:author="Александр Семенов" w:date="2023-11-13T15:10:00Z">
            <w:rPr>
              <w:rFonts w:cs="Times New Roman"/>
              <w:szCs w:val="28"/>
            </w:rPr>
          </w:rPrChange>
        </w:rPr>
        <w:t xml:space="preserve"> можно расставить раскладку в панели </w:t>
      </w:r>
      <w:proofErr w:type="spellStart"/>
      <w:r w:rsidRPr="00201FC9">
        <w:rPr>
          <w:rFonts w:cs="Times New Roman"/>
          <w:szCs w:val="28"/>
          <w:highlight w:val="red"/>
          <w:rPrChange w:id="73" w:author="Александр Семенов" w:date="2023-11-13T15:10:00Z">
            <w:rPr>
              <w:rFonts w:cs="Times New Roman"/>
              <w:szCs w:val="28"/>
            </w:rPr>
          </w:rPrChange>
        </w:rPr>
        <w:t>колличество</w:t>
      </w:r>
      <w:proofErr w:type="spellEnd"/>
      <w:r w:rsidRPr="00201FC9">
        <w:rPr>
          <w:rFonts w:cs="Times New Roman"/>
          <w:szCs w:val="28"/>
          <w:highlight w:val="red"/>
          <w:rPrChange w:id="74" w:author="Александр Семенов" w:date="2023-11-13T15:10:00Z">
            <w:rPr>
              <w:rFonts w:cs="Times New Roman"/>
              <w:szCs w:val="28"/>
            </w:rPr>
          </w:rPrChange>
        </w:rPr>
        <w:t xml:space="preserve"> в</w:t>
      </w:r>
      <w:r w:rsidRPr="00893030">
        <w:rPr>
          <w:rFonts w:cs="Times New Roman"/>
          <w:szCs w:val="28"/>
        </w:rPr>
        <w:t xml:space="preserve"> ширину и в длину.</w:t>
      </w:r>
    </w:p>
    <w:p w14:paraId="73A9B489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5550851" wp14:editId="7516B157">
            <wp:extent cx="4343400" cy="3827112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5118" cy="384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DF02" w14:textId="114AEE98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21 – Окно настройки </w:t>
      </w:r>
      <w:proofErr w:type="spellStart"/>
      <w:r w:rsidRPr="00893030">
        <w:rPr>
          <w:rFonts w:cs="Times New Roman"/>
          <w:szCs w:val="28"/>
        </w:rPr>
        <w:t>панелизации</w:t>
      </w:r>
      <w:proofErr w:type="spellEnd"/>
    </w:p>
    <w:p w14:paraId="549B37A7" w14:textId="77777777" w:rsidR="00B14A62" w:rsidRPr="00893030" w:rsidRDefault="00B14A62" w:rsidP="00B14A62">
      <w:pPr>
        <w:rPr>
          <w:rFonts w:cs="Times New Roman"/>
          <w:szCs w:val="28"/>
        </w:rPr>
      </w:pPr>
    </w:p>
    <w:p w14:paraId="61B2D908" w14:textId="77777777" w:rsidR="00B14A62" w:rsidRPr="00893030" w:rsidRDefault="00B14A62" w:rsidP="00B14A62">
      <w:pPr>
        <w:rPr>
          <w:rFonts w:cs="Times New Roman"/>
          <w:szCs w:val="28"/>
        </w:rPr>
      </w:pPr>
      <w:r w:rsidRPr="00201FC9">
        <w:rPr>
          <w:rFonts w:cs="Times New Roman"/>
          <w:szCs w:val="28"/>
          <w:rPrChange w:id="75" w:author="Александр Семенов" w:date="2023-11-13T15:10:00Z">
            <w:rPr>
              <w:rFonts w:cs="Times New Roman"/>
              <w:szCs w:val="28"/>
            </w:rPr>
          </w:rPrChange>
        </w:rPr>
        <w:t>В дополнительных параметрах выставляем данные согласно нашей плате</w:t>
      </w:r>
    </w:p>
    <w:p w14:paraId="253D002B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A1BD413" wp14:editId="7F094919">
            <wp:extent cx="4533900" cy="4812515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3949" cy="48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398E" w14:textId="3394C41F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</w:t>
      </w:r>
      <w:r w:rsidRPr="00893030">
        <w:rPr>
          <w:rFonts w:cs="Times New Roman"/>
          <w:szCs w:val="28"/>
        </w:rPr>
        <w:t xml:space="preserve"> 22 – Окно выбора дополнительных параметров</w:t>
      </w:r>
    </w:p>
    <w:p w14:paraId="1178BE73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этого добавляем плату к заказу</w:t>
      </w:r>
    </w:p>
    <w:p w14:paraId="602F0EA7" w14:textId="16EAD61A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Ее можно проверить на дополнительные ошибки</w:t>
      </w:r>
      <w:r>
        <w:rPr>
          <w:rFonts w:cs="Times New Roman"/>
          <w:szCs w:val="28"/>
        </w:rPr>
        <w:t xml:space="preserve"> (</w:t>
      </w:r>
      <w:r w:rsidRPr="00201FC9">
        <w:rPr>
          <w:rFonts w:cs="Times New Roman"/>
          <w:szCs w:val="28"/>
          <w:highlight w:val="red"/>
          <w:rPrChange w:id="76" w:author="Александр Семенов" w:date="2023-11-13T15:10:00Z">
            <w:rPr>
              <w:rFonts w:cs="Times New Roman"/>
              <w:szCs w:val="28"/>
            </w:rPr>
          </w:rPrChange>
        </w:rPr>
        <w:t>Рисунок 23).</w:t>
      </w:r>
    </w:p>
    <w:p w14:paraId="08520473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15AA6FF" wp14:editId="69550B78">
            <wp:extent cx="4953000" cy="2115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8553" cy="213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52D8" w14:textId="7001E393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23 – Окно проверки плат на ошибки.</w:t>
      </w:r>
    </w:p>
    <w:p w14:paraId="7554029B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Подобным образом создаются гербер файлы для </w:t>
      </w:r>
      <w:proofErr w:type="spellStart"/>
      <w:r w:rsidRPr="00893030">
        <w:rPr>
          <w:rFonts w:cs="Times New Roman"/>
          <w:szCs w:val="28"/>
          <w:lang w:val="en-US"/>
        </w:rPr>
        <w:t>JLCpcb</w:t>
      </w:r>
      <w:proofErr w:type="spellEnd"/>
      <w:r w:rsidRPr="00893030">
        <w:rPr>
          <w:rFonts w:cs="Times New Roman"/>
          <w:szCs w:val="28"/>
        </w:rPr>
        <w:t xml:space="preserve"> и </w:t>
      </w:r>
      <w:proofErr w:type="spellStart"/>
      <w:r w:rsidRPr="00893030">
        <w:rPr>
          <w:rFonts w:cs="Times New Roman"/>
          <w:szCs w:val="28"/>
          <w:lang w:val="en-US"/>
        </w:rPr>
        <w:t>pcbWAY</w:t>
      </w:r>
      <w:proofErr w:type="spellEnd"/>
      <w:r w:rsidRPr="00893030">
        <w:rPr>
          <w:rFonts w:cs="Times New Roman"/>
          <w:szCs w:val="28"/>
        </w:rPr>
        <w:t>.</w:t>
      </w:r>
    </w:p>
    <w:p w14:paraId="32F4E1DB" w14:textId="77777777" w:rsidR="00B14A62" w:rsidRPr="00D752F9" w:rsidRDefault="00B14A62" w:rsidP="00B14A62">
      <w:pPr>
        <w:pStyle w:val="1"/>
      </w:pPr>
      <w:r w:rsidRPr="00893030">
        <w:lastRenderedPageBreak/>
        <w:t xml:space="preserve"> САМ процессор</w:t>
      </w:r>
      <w:r w:rsidRPr="00D752F9">
        <w:t xml:space="preserve"> </w:t>
      </w:r>
      <w:r w:rsidRPr="00893030">
        <w:t xml:space="preserve">для </w:t>
      </w:r>
      <w:r w:rsidRPr="00893030">
        <w:rPr>
          <w:lang w:val="en-US"/>
        </w:rPr>
        <w:t>JLCpcb</w:t>
      </w:r>
      <w:r w:rsidRPr="00D752F9">
        <w:t xml:space="preserve">. </w:t>
      </w:r>
    </w:p>
    <w:p w14:paraId="2218E111" w14:textId="3B7BE7C3" w:rsidR="00B14A62" w:rsidRPr="00B14A62" w:rsidRDefault="00B14A62" w:rsidP="00B14A62">
      <w:r w:rsidRPr="00201FC9">
        <w:rPr>
          <w:highlight w:val="red"/>
          <w:rPrChange w:id="77" w:author="Александр Семенов" w:date="2023-11-13T15:10:00Z">
            <w:rPr/>
          </w:rPrChange>
        </w:rPr>
        <w:t>В этот раз приведу пример в виде рисунков 24-34</w:t>
      </w:r>
    </w:p>
    <w:p w14:paraId="7789579C" w14:textId="77777777" w:rsidR="00B14A62" w:rsidRPr="00893030" w:rsidRDefault="00B14A62" w:rsidP="00B14A62">
      <w:pPr>
        <w:rPr>
          <w:rFonts w:cs="Times New Roman"/>
          <w:noProof/>
          <w:szCs w:val="28"/>
          <w:lang w:val="en-US"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A2D6451" wp14:editId="7A6E5143">
            <wp:extent cx="2707574" cy="96060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8314" cy="1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5306F5F" wp14:editId="5E2D8F6A">
            <wp:extent cx="2872225" cy="1772152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7054" cy="183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4E3B1BF" wp14:editId="7E26B6DD">
            <wp:extent cx="2707371" cy="16611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3235" cy="167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E422B41" wp14:editId="3B8236E7">
            <wp:extent cx="2921330" cy="179245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4034" cy="180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D81110A" wp14:editId="2B776D4C">
            <wp:extent cx="2734679" cy="1671501"/>
            <wp:effectExtent l="0" t="0" r="889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5075" cy="169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FA8CD16" wp14:editId="29D07B9E">
            <wp:extent cx="2885374" cy="17740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9651" cy="179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E231FD6" wp14:editId="64891A80">
            <wp:extent cx="2873828" cy="2015828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4658" cy="203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ACA7E75" wp14:editId="4562462A">
            <wp:extent cx="2997521" cy="184785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5343" cy="187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 xml:space="preserve"> </w:t>
      </w:r>
    </w:p>
    <w:p w14:paraId="6AF2FFB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62A963E" wp14:editId="0AD2B253">
            <wp:extent cx="2885703" cy="1766895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1499" cy="17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00FDFE9" wp14:editId="0C0DCB9C">
            <wp:extent cx="2992581" cy="185024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3232" cy="1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2B9B" w14:textId="77777777" w:rsidR="00B14A62" w:rsidRPr="00201FC9" w:rsidRDefault="00B14A62" w:rsidP="00B14A62">
      <w:pPr>
        <w:rPr>
          <w:rFonts w:cs="Times New Roman"/>
          <w:noProof/>
          <w:szCs w:val="28"/>
          <w:highlight w:val="red"/>
          <w:lang w:eastAsia="ru-RU"/>
          <w:rPrChange w:id="78" w:author="Александр Семенов" w:date="2023-11-13T15:11:00Z">
            <w:rPr>
              <w:rFonts w:cs="Times New Roman"/>
              <w:noProof/>
              <w:szCs w:val="28"/>
              <w:lang w:eastAsia="ru-RU"/>
            </w:rPr>
          </w:rPrChange>
        </w:rPr>
      </w:pPr>
      <w:r w:rsidRPr="00201FC9">
        <w:rPr>
          <w:rFonts w:cs="Times New Roman"/>
          <w:noProof/>
          <w:szCs w:val="28"/>
          <w:highlight w:val="red"/>
          <w:lang w:eastAsia="ru-RU"/>
          <w:rPrChange w:id="79" w:author="Александр Семенов" w:date="2023-11-13T15:11:00Z">
            <w:rPr>
              <w:rFonts w:cs="Times New Roman"/>
              <w:noProof/>
              <w:szCs w:val="28"/>
              <w:lang w:eastAsia="ru-RU"/>
            </w:rPr>
          </w:rPrChange>
        </w:rPr>
        <w:drawing>
          <wp:inline distT="0" distB="0" distL="0" distR="0" wp14:anchorId="0848CA9C" wp14:editId="6B917938">
            <wp:extent cx="2974081" cy="1750432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0080" cy="176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87FC" w14:textId="7E2665B6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201FC9">
        <w:rPr>
          <w:rFonts w:cs="Times New Roman"/>
          <w:noProof/>
          <w:szCs w:val="28"/>
          <w:highlight w:val="red"/>
          <w:lang w:eastAsia="ru-RU"/>
          <w:rPrChange w:id="80" w:author="Александр Семенов" w:date="2023-11-13T15:11:00Z">
            <w:rPr>
              <w:rFonts w:cs="Times New Roman"/>
              <w:noProof/>
              <w:szCs w:val="28"/>
              <w:lang w:eastAsia="ru-RU"/>
            </w:rPr>
          </w:rPrChange>
        </w:rPr>
        <w:t xml:space="preserve">Рисунки 24-34 – Настройки САМ процессорв для </w:t>
      </w:r>
      <w:r w:rsidRPr="00201FC9">
        <w:rPr>
          <w:rFonts w:cs="Times New Roman"/>
          <w:noProof/>
          <w:szCs w:val="28"/>
          <w:highlight w:val="red"/>
          <w:lang w:val="en-US" w:eastAsia="ru-RU"/>
          <w:rPrChange w:id="81" w:author="Александр Семенов" w:date="2023-11-13T15:11:00Z">
            <w:rPr>
              <w:rFonts w:cs="Times New Roman"/>
              <w:noProof/>
              <w:szCs w:val="28"/>
              <w:lang w:val="en-US" w:eastAsia="ru-RU"/>
            </w:rPr>
          </w:rPrChange>
        </w:rPr>
        <w:t>JLCPCB</w:t>
      </w:r>
    </w:p>
    <w:p w14:paraId="6016D4F7" w14:textId="77777777" w:rsidR="00B14A62" w:rsidRPr="00893030" w:rsidRDefault="00B14A62" w:rsidP="00B14A62">
      <w:pPr>
        <w:pStyle w:val="1"/>
        <w:rPr>
          <w:noProof/>
          <w:lang w:eastAsia="ru-RU"/>
        </w:rPr>
      </w:pPr>
      <w:commentRangeStart w:id="82"/>
      <w:r w:rsidRPr="00893030">
        <w:rPr>
          <w:noProof/>
          <w:lang w:eastAsia="ru-RU"/>
        </w:rPr>
        <w:t xml:space="preserve">Загрузка файла на сайт </w:t>
      </w:r>
      <w:r w:rsidRPr="00893030">
        <w:rPr>
          <w:noProof/>
          <w:lang w:val="en-US" w:eastAsia="ru-RU"/>
        </w:rPr>
        <w:t>JLC</w:t>
      </w:r>
    </w:p>
    <w:p w14:paraId="66F502D6" w14:textId="77777777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Сайт </w:t>
      </w:r>
      <w:r w:rsidRPr="00201FC9">
        <w:rPr>
          <w:rFonts w:cs="Times New Roman"/>
          <w:noProof/>
          <w:szCs w:val="28"/>
          <w:highlight w:val="red"/>
          <w:lang w:eastAsia="ru-RU"/>
          <w:rPrChange w:id="83" w:author="Александр Семенов" w:date="2023-11-13T15:11:00Z">
            <w:rPr>
              <w:rFonts w:cs="Times New Roman"/>
              <w:noProof/>
              <w:szCs w:val="28"/>
              <w:lang w:eastAsia="ru-RU"/>
            </w:rPr>
          </w:rPrChange>
        </w:rPr>
        <w:t>иностраный соотвестсвенно</w:t>
      </w:r>
      <w:r w:rsidRPr="00893030">
        <w:rPr>
          <w:rFonts w:cs="Times New Roman"/>
          <w:noProof/>
          <w:szCs w:val="28"/>
          <w:lang w:eastAsia="ru-RU"/>
        </w:rPr>
        <w:t xml:space="preserve"> для использования </w:t>
      </w:r>
      <w:r w:rsidRPr="00201FC9">
        <w:rPr>
          <w:rFonts w:cs="Times New Roman"/>
          <w:noProof/>
          <w:szCs w:val="28"/>
          <w:highlight w:val="red"/>
          <w:lang w:eastAsia="ru-RU"/>
          <w:rPrChange w:id="84" w:author="Александр Семенов" w:date="2023-11-13T15:11:00Z">
            <w:rPr>
              <w:rFonts w:cs="Times New Roman"/>
              <w:noProof/>
              <w:szCs w:val="28"/>
              <w:lang w:eastAsia="ru-RU"/>
            </w:rPr>
          </w:rPrChange>
        </w:rPr>
        <w:t>желателен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VPN</w:t>
      </w:r>
      <w:r w:rsidRPr="00893030">
        <w:rPr>
          <w:rFonts w:cs="Times New Roman"/>
          <w:noProof/>
          <w:szCs w:val="28"/>
          <w:lang w:eastAsia="ru-RU"/>
        </w:rPr>
        <w:t xml:space="preserve"> или </w:t>
      </w:r>
      <w:r w:rsidRPr="00201FC9">
        <w:rPr>
          <w:rFonts w:cs="Times New Roman"/>
          <w:noProof/>
          <w:szCs w:val="28"/>
          <w:highlight w:val="red"/>
          <w:lang w:eastAsia="ru-RU"/>
          <w:rPrChange w:id="85" w:author="Александр Семенов" w:date="2023-11-13T15:11:00Z">
            <w:rPr>
              <w:rFonts w:cs="Times New Roman"/>
              <w:noProof/>
              <w:szCs w:val="28"/>
              <w:lang w:eastAsia="ru-RU"/>
            </w:rPr>
          </w:rPrChange>
        </w:rPr>
        <w:t xml:space="preserve">иностранный аккаунт </w:t>
      </w:r>
      <w:r w:rsidRPr="00201FC9">
        <w:rPr>
          <w:rFonts w:cs="Times New Roman"/>
          <w:noProof/>
          <w:szCs w:val="28"/>
          <w:highlight w:val="red"/>
          <w:lang w:val="en-US" w:eastAsia="ru-RU"/>
          <w:rPrChange w:id="86" w:author="Александр Семенов" w:date="2023-11-13T15:11:00Z">
            <w:rPr>
              <w:rFonts w:cs="Times New Roman"/>
              <w:noProof/>
              <w:szCs w:val="28"/>
              <w:lang w:val="en-US" w:eastAsia="ru-RU"/>
            </w:rPr>
          </w:rPrChange>
        </w:rPr>
        <w:t>google</w:t>
      </w:r>
      <w:r w:rsidRPr="00201FC9">
        <w:rPr>
          <w:rFonts w:cs="Times New Roman"/>
          <w:noProof/>
          <w:szCs w:val="28"/>
          <w:highlight w:val="red"/>
          <w:lang w:eastAsia="ru-RU"/>
          <w:rPrChange w:id="87" w:author="Александр Семенов" w:date="2023-11-13T15:11:00Z">
            <w:rPr>
              <w:rFonts w:cs="Times New Roman"/>
              <w:noProof/>
              <w:szCs w:val="28"/>
              <w:lang w:eastAsia="ru-RU"/>
            </w:rPr>
          </w:rPrChange>
        </w:rPr>
        <w:t>.</w:t>
      </w:r>
      <w:commentRangeEnd w:id="82"/>
      <w:r w:rsidR="00201FC9">
        <w:rPr>
          <w:rStyle w:val="a8"/>
        </w:rPr>
        <w:commentReference w:id="82"/>
      </w:r>
    </w:p>
    <w:p w14:paraId="607AB64A" w14:textId="77777777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Нажимаем </w:t>
      </w:r>
      <w:r w:rsidRPr="00893030">
        <w:rPr>
          <w:rFonts w:cs="Times New Roman"/>
          <w:noProof/>
          <w:szCs w:val="28"/>
          <w:lang w:val="en-US" w:eastAsia="ru-RU"/>
        </w:rPr>
        <w:t>add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new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item</w:t>
      </w:r>
    </w:p>
    <w:p w14:paraId="5EB019F6" w14:textId="77777777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Перетаскиваем гербер файл в графу </w:t>
      </w:r>
      <w:r w:rsidRPr="00893030">
        <w:rPr>
          <w:rFonts w:cs="Times New Roman"/>
          <w:noProof/>
          <w:szCs w:val="28"/>
          <w:lang w:val="en-US" w:eastAsia="ru-RU"/>
        </w:rPr>
        <w:t>add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gerber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file</w:t>
      </w:r>
    </w:p>
    <w:p w14:paraId="24E0CD7B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6E43C2D" wp14:editId="3CE5544D">
            <wp:extent cx="3461257" cy="2113753"/>
            <wp:effectExtent l="0" t="0" r="635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3873" cy="21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BCBA" w14:textId="3E733372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35 – Черновик заказа платы </w:t>
      </w:r>
    </w:p>
    <w:p w14:paraId="78500BA0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t xml:space="preserve">Тут мы так же можем указать панелизацию. Для этого выбираем панель от </w:t>
      </w:r>
      <w:r w:rsidRPr="00893030">
        <w:rPr>
          <w:rFonts w:cs="Times New Roman"/>
          <w:noProof/>
          <w:szCs w:val="28"/>
          <w:lang w:val="en-US" w:eastAsia="ru-RU"/>
        </w:rPr>
        <w:t>JLCPCB</w:t>
      </w:r>
      <w:r w:rsidRPr="00893030">
        <w:rPr>
          <w:rFonts w:cs="Times New Roman"/>
          <w:noProof/>
          <w:szCs w:val="28"/>
          <w:lang w:eastAsia="ru-RU"/>
        </w:rPr>
        <w:t xml:space="preserve">. </w:t>
      </w:r>
    </w:p>
    <w:p w14:paraId="31DAF415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Указываем количество в колонке и столбце.</w:t>
      </w:r>
    </w:p>
    <w:p w14:paraId="37D2A65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4DFF287" wp14:editId="5E67F5BD">
            <wp:extent cx="4151264" cy="1203445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1597" cy="12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3F5A" w14:textId="0648A749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36 – Настройки панелизации</w:t>
      </w:r>
    </w:p>
    <w:p w14:paraId="59E235F0" w14:textId="335FC9F5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commentRangeStart w:id="88"/>
      <w:r>
        <w:rPr>
          <w:rFonts w:cs="Times New Roman"/>
          <w:noProof/>
          <w:szCs w:val="28"/>
          <w:lang w:eastAsia="ru-RU"/>
        </w:rPr>
        <w:t>Технические характеристики (</w:t>
      </w:r>
      <w:r w:rsidRPr="00201FC9">
        <w:rPr>
          <w:rFonts w:cs="Times New Roman"/>
          <w:noProof/>
          <w:szCs w:val="28"/>
          <w:highlight w:val="red"/>
          <w:lang w:eastAsia="ru-RU"/>
          <w:rPrChange w:id="89" w:author="Александр Семенов" w:date="2023-11-13T15:12:00Z">
            <w:rPr>
              <w:rFonts w:cs="Times New Roman"/>
              <w:noProof/>
              <w:szCs w:val="28"/>
              <w:lang w:eastAsia="ru-RU"/>
            </w:rPr>
          </w:rPrChange>
        </w:rPr>
        <w:t>далее Т.Х.</w:t>
      </w:r>
      <w:r>
        <w:rPr>
          <w:rFonts w:cs="Times New Roman"/>
          <w:noProof/>
          <w:szCs w:val="28"/>
          <w:lang w:eastAsia="ru-RU"/>
        </w:rPr>
        <w:t>)</w:t>
      </w:r>
      <w:r w:rsidRPr="00893030">
        <w:rPr>
          <w:rFonts w:cs="Times New Roman"/>
          <w:noProof/>
          <w:szCs w:val="28"/>
          <w:lang w:eastAsia="ru-RU"/>
        </w:rPr>
        <w:t xml:space="preserve"> платы расставляем согласно Т.Х. нашей платы</w:t>
      </w:r>
      <w:commentRangeEnd w:id="88"/>
      <w:r w:rsidR="00201FC9">
        <w:rPr>
          <w:rStyle w:val="a8"/>
        </w:rPr>
        <w:commentReference w:id="88"/>
      </w:r>
    </w:p>
    <w:p w14:paraId="563C14A6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54B458D" wp14:editId="43B80FA9">
            <wp:extent cx="3881993" cy="883875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8298" cy="9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03B0" w14:textId="5CEBC858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37 – Настройки технических характеристик платы</w:t>
      </w:r>
    </w:p>
    <w:p w14:paraId="0E27598C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201FC9">
        <w:rPr>
          <w:rFonts w:cs="Times New Roman"/>
          <w:noProof/>
          <w:szCs w:val="28"/>
          <w:highlight w:val="red"/>
          <w:lang w:eastAsia="ru-RU"/>
          <w:rPrChange w:id="90" w:author="Александр Семенов" w:date="2023-11-13T15:12:00Z">
            <w:rPr>
              <w:rFonts w:cs="Times New Roman"/>
              <w:noProof/>
              <w:szCs w:val="28"/>
              <w:lang w:eastAsia="ru-RU"/>
            </w:rPr>
          </w:rPrChange>
        </w:rPr>
        <w:t>Т.Х</w:t>
      </w:r>
      <w:r w:rsidRPr="00893030">
        <w:rPr>
          <w:rFonts w:cs="Times New Roman"/>
          <w:noProof/>
          <w:szCs w:val="28"/>
          <w:lang w:eastAsia="ru-RU"/>
        </w:rPr>
        <w:t>. ниже ставим следующим образом</w:t>
      </w:r>
    </w:p>
    <w:p w14:paraId="16A304D6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73D8D48" wp14:editId="5F61B030">
            <wp:extent cx="4493924" cy="2190998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3223" cy="219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4955" w14:textId="14B2F65A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Рис</w:t>
      </w:r>
      <w:r>
        <w:rPr>
          <w:rFonts w:cs="Times New Roman"/>
          <w:noProof/>
          <w:szCs w:val="28"/>
          <w:lang w:eastAsia="ru-RU"/>
        </w:rPr>
        <w:t>унок</w:t>
      </w:r>
      <w:r w:rsidRPr="00893030">
        <w:rPr>
          <w:rFonts w:cs="Times New Roman"/>
          <w:noProof/>
          <w:szCs w:val="28"/>
          <w:lang w:eastAsia="ru-RU"/>
        </w:rPr>
        <w:t xml:space="preserve"> 38 – Настройки технических характеристик</w:t>
      </w:r>
    </w:p>
    <w:p w14:paraId="3DF2EF36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Таким образом получаем цену за плату.</w:t>
      </w:r>
    </w:p>
    <w:p w14:paraId="2BCFC056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1B101A5" wp14:editId="3E98F979">
            <wp:extent cx="2158930" cy="3119057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73137" cy="313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754A" w14:textId="41DAB404" w:rsidR="00B14A62" w:rsidRPr="00893030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39 – Цена за плату на </w:t>
      </w:r>
      <w:r w:rsidRPr="00893030">
        <w:rPr>
          <w:rFonts w:cs="Times New Roman"/>
          <w:szCs w:val="28"/>
          <w:lang w:val="en-US"/>
        </w:rPr>
        <w:t>JLCPCB</w:t>
      </w:r>
    </w:p>
    <w:p w14:paraId="4B2A6DC0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всех настроек нажимаем «Сохранить в корзину».</w:t>
      </w:r>
    </w:p>
    <w:p w14:paraId="35C13EBC" w14:textId="3E2BD680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Цена указана с учетом </w:t>
      </w:r>
      <w:r w:rsidRPr="00201FC9">
        <w:rPr>
          <w:rFonts w:cs="Times New Roman"/>
          <w:szCs w:val="28"/>
          <w:highlight w:val="red"/>
          <w:rPrChange w:id="91" w:author="Александр Семенов" w:date="2023-11-13T15:13:00Z">
            <w:rPr>
              <w:rFonts w:cs="Times New Roman"/>
              <w:szCs w:val="28"/>
            </w:rPr>
          </w:rPrChange>
        </w:rPr>
        <w:t>праздничной скидки</w:t>
      </w:r>
      <w:r w:rsidRPr="00893030">
        <w:rPr>
          <w:rFonts w:cs="Times New Roman"/>
          <w:szCs w:val="28"/>
        </w:rPr>
        <w:t xml:space="preserve"> и другого </w:t>
      </w:r>
      <w:r>
        <w:rPr>
          <w:rFonts w:cs="Times New Roman"/>
          <w:szCs w:val="28"/>
        </w:rPr>
        <w:t xml:space="preserve">количества плат без </w:t>
      </w:r>
      <w:proofErr w:type="spellStart"/>
      <w:r>
        <w:rPr>
          <w:rFonts w:cs="Times New Roman"/>
          <w:szCs w:val="28"/>
        </w:rPr>
        <w:t>панелизации</w:t>
      </w:r>
      <w:proofErr w:type="spellEnd"/>
      <w:r>
        <w:rPr>
          <w:rFonts w:cs="Times New Roman"/>
          <w:szCs w:val="28"/>
        </w:rPr>
        <w:t>, смотреть рисунок 40.</w:t>
      </w:r>
    </w:p>
    <w:p w14:paraId="51907FEC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DA76B54" wp14:editId="6ACD3D38">
            <wp:extent cx="5184355" cy="191358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0467" cy="191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6178" w14:textId="677F94B5" w:rsidR="00B14A62" w:rsidRPr="00D752F9" w:rsidRDefault="00B14A62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40 – Корзина на </w:t>
      </w:r>
      <w:r w:rsidRPr="00893030">
        <w:rPr>
          <w:rFonts w:cs="Times New Roman"/>
          <w:szCs w:val="28"/>
          <w:lang w:val="en-US"/>
        </w:rPr>
        <w:t>JLCPCB</w:t>
      </w:r>
    </w:p>
    <w:p w14:paraId="0A1B541D" w14:textId="77777777" w:rsidR="00B14A62" w:rsidRPr="00D752F9" w:rsidRDefault="00B14A62" w:rsidP="00B14A62">
      <w:pPr>
        <w:rPr>
          <w:rFonts w:cs="Times New Roman"/>
          <w:szCs w:val="28"/>
        </w:rPr>
      </w:pPr>
    </w:p>
    <w:p w14:paraId="55769A33" w14:textId="77777777" w:rsidR="00B14A62" w:rsidRPr="00D752F9" w:rsidRDefault="00B14A62" w:rsidP="00B14A62">
      <w:pPr>
        <w:rPr>
          <w:rFonts w:cs="Times New Roman"/>
          <w:szCs w:val="28"/>
        </w:rPr>
      </w:pPr>
    </w:p>
    <w:p w14:paraId="4206832C" w14:textId="77777777" w:rsidR="00B14A62" w:rsidRPr="00B14A62" w:rsidRDefault="00B14A62" w:rsidP="00B14A62">
      <w:pPr>
        <w:rPr>
          <w:rFonts w:cs="Times New Roman"/>
          <w:szCs w:val="28"/>
        </w:rPr>
      </w:pPr>
    </w:p>
    <w:p w14:paraId="1E0FFF2E" w14:textId="77777777" w:rsidR="00B14A62" w:rsidRDefault="00B14A62" w:rsidP="00B14A62">
      <w:pPr>
        <w:pStyle w:val="1"/>
      </w:pPr>
      <w:r w:rsidRPr="00893030">
        <w:lastRenderedPageBreak/>
        <w:t xml:space="preserve">САМ процессор для </w:t>
      </w:r>
      <w:r w:rsidRPr="00893030">
        <w:rPr>
          <w:lang w:val="en-US"/>
        </w:rPr>
        <w:t>PcbWay</w:t>
      </w:r>
      <w:r w:rsidRPr="00B14A62">
        <w:t>.</w:t>
      </w:r>
    </w:p>
    <w:p w14:paraId="453129BF" w14:textId="4053A592" w:rsidR="00B14A62" w:rsidRPr="00B14A62" w:rsidRDefault="00B14A62" w:rsidP="00B14A62">
      <w:r>
        <w:t xml:space="preserve">САМ процессоры для разных производителей имеют разные настройки, поэтому для </w:t>
      </w:r>
      <w:proofErr w:type="spellStart"/>
      <w:r>
        <w:rPr>
          <w:lang w:val="en-US"/>
        </w:rPr>
        <w:t>PCBWay</w:t>
      </w:r>
      <w:proofErr w:type="spellEnd"/>
      <w:r w:rsidRPr="00B14A62">
        <w:t xml:space="preserve"> </w:t>
      </w:r>
      <w:r>
        <w:t xml:space="preserve">они представлены на рисунках </w:t>
      </w:r>
      <w:r w:rsidRPr="00201FC9">
        <w:rPr>
          <w:highlight w:val="red"/>
          <w:rPrChange w:id="92" w:author="Александр Семенов" w:date="2023-11-13T15:13:00Z">
            <w:rPr/>
          </w:rPrChange>
        </w:rPr>
        <w:t>41-50</w:t>
      </w:r>
    </w:p>
    <w:p w14:paraId="66BD3F3B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EB28707" wp14:editId="01F2F0C9">
            <wp:extent cx="2719449" cy="167702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30472" cy="18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00C0F4E" wp14:editId="49B41DB2">
            <wp:extent cx="3088735" cy="168287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8605" cy="169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AB2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DE417E6" wp14:editId="52758B0D">
            <wp:extent cx="2838202" cy="1710809"/>
            <wp:effectExtent l="0" t="0" r="63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82556" cy="17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26449EB" wp14:editId="5C7467D4">
            <wp:extent cx="2778826" cy="1874038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44098" cy="191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8C01757" wp14:editId="7C4C67F4">
            <wp:extent cx="2937381" cy="1787236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71856" cy="180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A3CE584" wp14:editId="2D3DC5C2">
            <wp:extent cx="2956955" cy="179155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68015" cy="17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CBA9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5D85DEC" wp14:editId="4897F449">
            <wp:extent cx="2927267" cy="1769815"/>
            <wp:effectExtent l="0" t="0" r="698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6493" cy="178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8836E4A" wp14:editId="352AB139">
            <wp:extent cx="2885704" cy="1767822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08402" cy="17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CE7C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1DDB538" wp14:editId="717DF331">
            <wp:extent cx="2903516" cy="1785251"/>
            <wp:effectExtent l="0" t="0" r="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34734" cy="180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7E79471" wp14:editId="5A366D6B">
            <wp:extent cx="2968831" cy="1747341"/>
            <wp:effectExtent l="0" t="0" r="317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5216" cy="17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5ED1" w14:textId="0E6148C3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201FC9">
        <w:rPr>
          <w:rFonts w:cs="Times New Roman"/>
          <w:noProof/>
          <w:szCs w:val="28"/>
          <w:highlight w:val="red"/>
          <w:lang w:eastAsia="ru-RU"/>
          <w:rPrChange w:id="93" w:author="Александр Семенов" w:date="2023-11-13T15:13:00Z">
            <w:rPr>
              <w:rFonts w:cs="Times New Roman"/>
              <w:noProof/>
              <w:szCs w:val="28"/>
              <w:lang w:eastAsia="ru-RU"/>
            </w:rPr>
          </w:rPrChange>
        </w:rPr>
        <w:t>Рисунки 41-50</w:t>
      </w:r>
      <w:r w:rsidRPr="00893030">
        <w:rPr>
          <w:rFonts w:cs="Times New Roman"/>
          <w:noProof/>
          <w:szCs w:val="28"/>
          <w:lang w:eastAsia="ru-RU"/>
        </w:rPr>
        <w:t xml:space="preserve"> – Настройки САМ процессора для </w:t>
      </w:r>
      <w:r w:rsidRPr="00893030">
        <w:rPr>
          <w:rFonts w:cs="Times New Roman"/>
          <w:noProof/>
          <w:szCs w:val="28"/>
          <w:lang w:val="en-US" w:eastAsia="ru-RU"/>
        </w:rPr>
        <w:t>PCBWAY</w:t>
      </w:r>
    </w:p>
    <w:p w14:paraId="22351D64" w14:textId="77777777" w:rsidR="00B14A62" w:rsidRPr="00893030" w:rsidRDefault="00B14A62" w:rsidP="00B14A62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t xml:space="preserve">Загрузка гербер файла на сайт </w:t>
      </w:r>
      <w:r w:rsidRPr="00893030">
        <w:rPr>
          <w:noProof/>
          <w:lang w:val="en-US" w:eastAsia="ru-RU"/>
        </w:rPr>
        <w:t>PCBWay</w:t>
      </w:r>
      <w:r w:rsidRPr="00893030">
        <w:rPr>
          <w:noProof/>
          <w:lang w:eastAsia="ru-RU"/>
        </w:rPr>
        <w:t>.</w:t>
      </w:r>
    </w:p>
    <w:p w14:paraId="6AB55845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На сайте нажимаем на прототип печатной платы. </w:t>
      </w:r>
    </w:p>
    <w:p w14:paraId="4A08523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Выбираем </w:t>
      </w:r>
      <w:r w:rsidRPr="00893030">
        <w:rPr>
          <w:rFonts w:cs="Times New Roman"/>
          <w:noProof/>
          <w:szCs w:val="28"/>
          <w:lang w:val="en-US" w:eastAsia="ru-RU"/>
        </w:rPr>
        <w:t>Quick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order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pcb</w:t>
      </w:r>
      <w:r w:rsidRPr="00893030">
        <w:rPr>
          <w:rFonts w:cs="Times New Roman"/>
          <w:noProof/>
          <w:szCs w:val="28"/>
          <w:lang w:eastAsia="ru-RU"/>
        </w:rPr>
        <w:t xml:space="preserve"> (быстрый заказ печатной платы).</w:t>
      </w:r>
    </w:p>
    <w:p w14:paraId="3C45F6B2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Добавляем гербер файл</w:t>
      </w:r>
    </w:p>
    <w:p w14:paraId="6315DCC9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5108ED0" wp14:editId="1636973A">
            <wp:extent cx="5876925" cy="2718273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24811" cy="274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E7DB" w14:textId="7CDFBD28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Pr="00893030">
        <w:rPr>
          <w:rFonts w:cs="Times New Roman"/>
          <w:noProof/>
          <w:szCs w:val="28"/>
          <w:lang w:eastAsia="ru-RU"/>
        </w:rPr>
        <w:t xml:space="preserve"> 51 – Черновик заказа платы на </w:t>
      </w:r>
      <w:r w:rsidRPr="00893030">
        <w:rPr>
          <w:rFonts w:cs="Times New Roman"/>
          <w:noProof/>
          <w:szCs w:val="28"/>
          <w:lang w:val="en-US" w:eastAsia="ru-RU"/>
        </w:rPr>
        <w:t>PCBWAY</w:t>
      </w:r>
    </w:p>
    <w:p w14:paraId="6EA2986B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Так же расставляем </w:t>
      </w:r>
      <w:r w:rsidRPr="00201FC9">
        <w:rPr>
          <w:rFonts w:cs="Times New Roman"/>
          <w:noProof/>
          <w:szCs w:val="28"/>
          <w:highlight w:val="red"/>
          <w:lang w:eastAsia="ru-RU"/>
          <w:rPrChange w:id="94" w:author="Александр Семенов" w:date="2023-11-13T15:13:00Z">
            <w:rPr>
              <w:rFonts w:cs="Times New Roman"/>
              <w:noProof/>
              <w:szCs w:val="28"/>
              <w:lang w:eastAsia="ru-RU"/>
            </w:rPr>
          </w:rPrChange>
        </w:rPr>
        <w:t>Т.Х</w:t>
      </w:r>
      <w:r w:rsidRPr="00893030">
        <w:rPr>
          <w:rFonts w:cs="Times New Roman"/>
          <w:noProof/>
          <w:szCs w:val="28"/>
          <w:lang w:eastAsia="ru-RU"/>
        </w:rPr>
        <w:t xml:space="preserve">. </w:t>
      </w:r>
    </w:p>
    <w:p w14:paraId="6EBE353B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E0886F8" wp14:editId="6D28A0D1">
            <wp:extent cx="6010275" cy="5804684"/>
            <wp:effectExtent l="0" t="0" r="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72326" cy="586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1C16" w14:textId="7DE9A0A2" w:rsidR="00B14A62" w:rsidRPr="00201FC9" w:rsidRDefault="00B14A62" w:rsidP="00B14A62">
      <w:pPr>
        <w:rPr>
          <w:rFonts w:cs="Times New Roman"/>
          <w:noProof/>
          <w:szCs w:val="28"/>
          <w:highlight w:val="red"/>
          <w:lang w:eastAsia="ru-RU"/>
          <w:rPrChange w:id="95" w:author="Александр Семенов" w:date="2023-11-13T15:13:00Z">
            <w:rPr>
              <w:rFonts w:cs="Times New Roman"/>
              <w:noProof/>
              <w:szCs w:val="28"/>
              <w:lang w:eastAsia="ru-RU"/>
            </w:rPr>
          </w:rPrChange>
        </w:rPr>
      </w:pPr>
      <w:r w:rsidRPr="00201FC9">
        <w:rPr>
          <w:rFonts w:cs="Times New Roman"/>
          <w:noProof/>
          <w:szCs w:val="28"/>
          <w:highlight w:val="red"/>
          <w:lang w:eastAsia="ru-RU"/>
          <w:rPrChange w:id="96" w:author="Александр Семенов" w:date="2023-11-13T15:13:00Z">
            <w:rPr>
              <w:rFonts w:cs="Times New Roman"/>
              <w:noProof/>
              <w:szCs w:val="28"/>
              <w:lang w:eastAsia="ru-RU"/>
            </w:rPr>
          </w:rPrChange>
        </w:rPr>
        <w:t>Рисунок 52 – Технические характеристики платы</w:t>
      </w:r>
    </w:p>
    <w:p w14:paraId="1BFB3104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201FC9">
        <w:rPr>
          <w:rFonts w:cs="Times New Roman"/>
          <w:noProof/>
          <w:szCs w:val="28"/>
          <w:highlight w:val="red"/>
          <w:lang w:eastAsia="ru-RU"/>
          <w:rPrChange w:id="97" w:author="Александр Семенов" w:date="2023-11-13T15:13:00Z">
            <w:rPr>
              <w:rFonts w:cs="Times New Roman"/>
              <w:noProof/>
              <w:szCs w:val="28"/>
              <w:lang w:eastAsia="ru-RU"/>
            </w:rPr>
          </w:rPrChange>
        </w:rPr>
        <w:t>Получаем цену за плату.</w:t>
      </w:r>
    </w:p>
    <w:p w14:paraId="0E9422B3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ECC7945" wp14:editId="4538C911">
            <wp:extent cx="2428875" cy="3842697"/>
            <wp:effectExtent l="0" t="0" r="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64501" cy="389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E200" w14:textId="120F184B" w:rsidR="00B14A62" w:rsidRPr="00893030" w:rsidRDefault="00B67D3B" w:rsidP="00B14A62">
      <w:pPr>
        <w:rPr>
          <w:rFonts w:cs="Times New Roman"/>
          <w:noProof/>
          <w:szCs w:val="28"/>
          <w:lang w:eastAsia="ru-RU"/>
        </w:rPr>
      </w:pPr>
      <w:r w:rsidRPr="00201FC9">
        <w:rPr>
          <w:rFonts w:cs="Times New Roman"/>
          <w:noProof/>
          <w:szCs w:val="28"/>
          <w:highlight w:val="red"/>
          <w:lang w:eastAsia="ru-RU"/>
          <w:rPrChange w:id="98" w:author="Александр Семенов" w:date="2023-11-13T15:13:00Z">
            <w:rPr>
              <w:rFonts w:cs="Times New Roman"/>
              <w:noProof/>
              <w:szCs w:val="28"/>
              <w:lang w:eastAsia="ru-RU"/>
            </w:rPr>
          </w:rPrChange>
        </w:rPr>
        <w:t>Рисунок</w:t>
      </w:r>
      <w:r w:rsidR="00B14A62" w:rsidRPr="00201FC9">
        <w:rPr>
          <w:rFonts w:cs="Times New Roman"/>
          <w:noProof/>
          <w:szCs w:val="28"/>
          <w:highlight w:val="red"/>
          <w:lang w:eastAsia="ru-RU"/>
          <w:rPrChange w:id="99" w:author="Александр Семенов" w:date="2023-11-13T15:13:00Z">
            <w:rPr>
              <w:rFonts w:cs="Times New Roman"/>
              <w:noProof/>
              <w:szCs w:val="28"/>
              <w:lang w:eastAsia="ru-RU"/>
            </w:rPr>
          </w:rPrChange>
        </w:rPr>
        <w:t xml:space="preserve"> 53 – цена за плату на </w:t>
      </w:r>
      <w:r w:rsidR="00B14A62" w:rsidRPr="00201FC9">
        <w:rPr>
          <w:rFonts w:cs="Times New Roman"/>
          <w:noProof/>
          <w:szCs w:val="28"/>
          <w:highlight w:val="red"/>
          <w:lang w:val="en-US" w:eastAsia="ru-RU"/>
          <w:rPrChange w:id="100" w:author="Александр Семенов" w:date="2023-11-13T15:13:00Z">
            <w:rPr>
              <w:rFonts w:cs="Times New Roman"/>
              <w:noProof/>
              <w:szCs w:val="28"/>
              <w:lang w:val="en-US" w:eastAsia="ru-RU"/>
            </w:rPr>
          </w:rPrChange>
        </w:rPr>
        <w:t>PCBWAY</w:t>
      </w:r>
    </w:p>
    <w:p w14:paraId="040203F4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201FC9">
        <w:rPr>
          <w:rFonts w:cs="Times New Roman"/>
          <w:noProof/>
          <w:szCs w:val="28"/>
          <w:highlight w:val="red"/>
          <w:lang w:eastAsia="ru-RU"/>
          <w:rPrChange w:id="101" w:author="Александр Семенов" w:date="2023-11-13T15:13:00Z">
            <w:rPr>
              <w:rFonts w:cs="Times New Roman"/>
              <w:noProof/>
              <w:szCs w:val="28"/>
              <w:lang w:eastAsia="ru-RU"/>
            </w:rPr>
          </w:rPrChange>
        </w:rPr>
        <w:t>На этом сайте можно выбрать фирму доставки, где указаны сроки и цена доставки.</w:t>
      </w:r>
    </w:p>
    <w:p w14:paraId="5C5E54F9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</w:p>
    <w:p w14:paraId="29EEAA2D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CCD3BC6" wp14:editId="187AFFA3">
            <wp:extent cx="3479470" cy="2432468"/>
            <wp:effectExtent l="0" t="0" r="6985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98063" cy="244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5265" w14:textId="3D82168F" w:rsidR="00B14A62" w:rsidRPr="00893030" w:rsidRDefault="00B67D3B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B14A62" w:rsidRPr="00893030">
        <w:rPr>
          <w:rFonts w:cs="Times New Roman"/>
          <w:noProof/>
          <w:szCs w:val="28"/>
          <w:lang w:eastAsia="ru-RU"/>
        </w:rPr>
        <w:t xml:space="preserve"> 54 – Выбор фирмы доставки.</w:t>
      </w:r>
    </w:p>
    <w:p w14:paraId="4E7CC28F" w14:textId="77777777" w:rsidR="00B14A62" w:rsidRPr="00893030" w:rsidRDefault="00B14A62" w:rsidP="00B67D3B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lastRenderedPageBreak/>
        <w:t>Заказ с расстановкой.</w:t>
      </w:r>
    </w:p>
    <w:p w14:paraId="2340C7EF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Помимо простой платы можно заказать плату с </w:t>
      </w:r>
      <w:r w:rsidRPr="00201FC9">
        <w:rPr>
          <w:rFonts w:cs="Times New Roman"/>
          <w:noProof/>
          <w:szCs w:val="28"/>
          <w:highlight w:val="red"/>
          <w:lang w:eastAsia="ru-RU"/>
          <w:rPrChange w:id="102" w:author="Александр Семенов" w:date="2023-11-13T15:14:00Z">
            <w:rPr>
              <w:rFonts w:cs="Times New Roman"/>
              <w:noProof/>
              <w:szCs w:val="28"/>
              <w:lang w:eastAsia="ru-RU"/>
            </w:rPr>
          </w:rPrChange>
        </w:rPr>
        <w:t>припаянными деталями</w:t>
      </w:r>
      <w:r w:rsidRPr="00893030">
        <w:rPr>
          <w:rFonts w:cs="Times New Roman"/>
          <w:noProof/>
          <w:szCs w:val="28"/>
          <w:lang w:eastAsia="ru-RU"/>
        </w:rPr>
        <w:t>.</w:t>
      </w:r>
    </w:p>
    <w:p w14:paraId="0742E974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Для этого </w:t>
      </w:r>
      <w:r w:rsidRPr="00201FC9">
        <w:rPr>
          <w:rFonts w:cs="Times New Roman"/>
          <w:noProof/>
          <w:szCs w:val="28"/>
          <w:highlight w:val="red"/>
          <w:lang w:eastAsia="ru-RU"/>
          <w:rPrChange w:id="103" w:author="Александр Семенов" w:date="2023-11-13T15:14:00Z">
            <w:rPr>
              <w:rFonts w:cs="Times New Roman"/>
              <w:noProof/>
              <w:szCs w:val="28"/>
              <w:lang w:eastAsia="ru-RU"/>
            </w:rPr>
          </w:rPrChange>
        </w:rPr>
        <w:t>нужносоздать</w:t>
      </w:r>
      <w:r w:rsidRPr="00893030">
        <w:rPr>
          <w:rFonts w:cs="Times New Roman"/>
          <w:noProof/>
          <w:szCs w:val="28"/>
          <w:lang w:eastAsia="ru-RU"/>
        </w:rPr>
        <w:t xml:space="preserve"> следующие файлы:</w:t>
      </w:r>
    </w:p>
    <w:p w14:paraId="2D02C183" w14:textId="77777777" w:rsidR="00B14A62" w:rsidRPr="00893030" w:rsidRDefault="00B14A62" w:rsidP="00B14A62">
      <w:pPr>
        <w:pStyle w:val="a5"/>
        <w:numPr>
          <w:ilvl w:val="0"/>
          <w:numId w:val="10"/>
        </w:numPr>
        <w:spacing w:line="259" w:lineRule="auto"/>
        <w:jc w:val="left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Бом лист с перечнем комплектующих</w:t>
      </w:r>
    </w:p>
    <w:p w14:paraId="5DC6852C" w14:textId="4973AB9E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Открываем файл печатной платы активирум </w:t>
      </w:r>
      <w:r w:rsidRPr="00893030">
        <w:rPr>
          <w:rFonts w:cs="Times New Roman"/>
          <w:noProof/>
          <w:szCs w:val="28"/>
          <w:lang w:val="en-US" w:eastAsia="ru-RU"/>
        </w:rPr>
        <w:t>ULP</w:t>
      </w:r>
      <w:r w:rsidRPr="00893030">
        <w:rPr>
          <w:rFonts w:cs="Times New Roman"/>
          <w:noProof/>
          <w:szCs w:val="28"/>
          <w:lang w:eastAsia="ru-RU"/>
        </w:rPr>
        <w:t xml:space="preserve"> (</w:t>
      </w:r>
      <w:r w:rsidR="00B67D3B">
        <w:rPr>
          <w:rFonts w:cs="Times New Roman"/>
          <w:noProof/>
          <w:szCs w:val="28"/>
          <w:lang w:eastAsia="ru-RU"/>
        </w:rPr>
        <w:t>Смотреть Рисунок</w:t>
      </w:r>
      <w:r w:rsidRPr="00893030">
        <w:rPr>
          <w:rFonts w:cs="Times New Roman"/>
          <w:noProof/>
          <w:szCs w:val="28"/>
          <w:lang w:eastAsia="ru-RU"/>
        </w:rPr>
        <w:t xml:space="preserve"> 55).</w:t>
      </w:r>
    </w:p>
    <w:p w14:paraId="23EFC6DF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1ADC87C" wp14:editId="42F126B2">
            <wp:extent cx="5936615" cy="318706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2357" w14:textId="0C8040CA" w:rsidR="00B14A62" w:rsidRPr="00893030" w:rsidRDefault="00B67D3B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B14A62" w:rsidRPr="00893030">
        <w:rPr>
          <w:rFonts w:cs="Times New Roman"/>
          <w:noProof/>
          <w:szCs w:val="28"/>
          <w:lang w:eastAsia="ru-RU"/>
        </w:rPr>
        <w:t xml:space="preserve"> 55 – Значек </w:t>
      </w:r>
      <w:r w:rsidR="00B14A62" w:rsidRPr="00893030">
        <w:rPr>
          <w:rFonts w:cs="Times New Roman"/>
          <w:noProof/>
          <w:szCs w:val="28"/>
          <w:lang w:val="en-US" w:eastAsia="ru-RU"/>
        </w:rPr>
        <w:t>ULP</w:t>
      </w:r>
    </w:p>
    <w:p w14:paraId="4D31A1A3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Выбираем </w:t>
      </w:r>
      <w:r w:rsidRPr="00201FC9">
        <w:rPr>
          <w:rFonts w:cs="Times New Roman"/>
          <w:noProof/>
          <w:szCs w:val="28"/>
          <w:highlight w:val="red"/>
          <w:lang w:eastAsia="ru-RU"/>
          <w:rPrChange w:id="104" w:author="Александр Семенов" w:date="2023-11-13T15:14:00Z">
            <w:rPr>
              <w:rFonts w:cs="Times New Roman"/>
              <w:noProof/>
              <w:szCs w:val="28"/>
              <w:lang w:eastAsia="ru-RU"/>
            </w:rPr>
          </w:rPrChange>
        </w:rPr>
        <w:t>директрий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Bom</w:t>
      </w:r>
    </w:p>
    <w:p w14:paraId="0412CCAD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86658DA" wp14:editId="496B6309">
            <wp:extent cx="5418455" cy="20199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AFE2" w14:textId="19D9E99D" w:rsidR="00B14A62" w:rsidRPr="00893030" w:rsidRDefault="00B67D3B" w:rsidP="00B14A62">
      <w:pPr>
        <w:rPr>
          <w:rFonts w:cs="Times New Roman"/>
          <w:noProof/>
          <w:szCs w:val="28"/>
          <w:lang w:eastAsia="ru-RU"/>
        </w:rPr>
      </w:pPr>
      <w:commentRangeStart w:id="105"/>
      <w:r>
        <w:rPr>
          <w:rFonts w:cs="Times New Roman"/>
          <w:noProof/>
          <w:szCs w:val="28"/>
          <w:lang w:eastAsia="ru-RU"/>
        </w:rPr>
        <w:t>Рисунок</w:t>
      </w:r>
      <w:r w:rsidR="00B14A62" w:rsidRPr="00893030">
        <w:rPr>
          <w:rFonts w:cs="Times New Roman"/>
          <w:noProof/>
          <w:szCs w:val="28"/>
          <w:lang w:eastAsia="ru-RU"/>
        </w:rPr>
        <w:t xml:space="preserve"> 56 – Директорий </w:t>
      </w:r>
      <w:r w:rsidR="00B14A62" w:rsidRPr="00893030">
        <w:rPr>
          <w:rFonts w:cs="Times New Roman"/>
          <w:noProof/>
          <w:szCs w:val="28"/>
          <w:lang w:val="en-US" w:eastAsia="ru-RU"/>
        </w:rPr>
        <w:t>Bom</w:t>
      </w:r>
      <w:r w:rsidR="00B14A62" w:rsidRPr="00893030">
        <w:rPr>
          <w:rFonts w:cs="Times New Roman"/>
          <w:noProof/>
          <w:szCs w:val="28"/>
          <w:lang w:eastAsia="ru-RU"/>
        </w:rPr>
        <w:t>.</w:t>
      </w:r>
    </w:p>
    <w:p w14:paraId="7962634A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t xml:space="preserve">После этого создадутся 2 файла формата </w:t>
      </w:r>
      <w:r w:rsidRPr="00201FC9">
        <w:rPr>
          <w:rFonts w:cs="Times New Roman"/>
          <w:noProof/>
          <w:szCs w:val="28"/>
          <w:highlight w:val="red"/>
          <w:lang w:val="en-US" w:eastAsia="ru-RU"/>
          <w:rPrChange w:id="106" w:author="Александр Семенов" w:date="2023-11-13T15:14:00Z">
            <w:rPr>
              <w:rFonts w:cs="Times New Roman"/>
              <w:noProof/>
              <w:szCs w:val="28"/>
              <w:lang w:val="en-US" w:eastAsia="ru-RU"/>
            </w:rPr>
          </w:rPrChange>
        </w:rPr>
        <w:t>exel</w:t>
      </w:r>
      <w:r w:rsidRPr="00893030">
        <w:rPr>
          <w:rFonts w:cs="Times New Roman"/>
          <w:noProof/>
          <w:szCs w:val="28"/>
          <w:lang w:eastAsia="ru-RU"/>
        </w:rPr>
        <w:t xml:space="preserve">. В одном располагается список комплектующих с их названями, значениями и корпусами. Во втором файле располагается </w:t>
      </w:r>
      <w:r w:rsidRPr="00201FC9">
        <w:rPr>
          <w:rFonts w:cs="Times New Roman"/>
          <w:noProof/>
          <w:szCs w:val="28"/>
          <w:highlight w:val="red"/>
          <w:lang w:eastAsia="ru-RU"/>
          <w:rPrChange w:id="107" w:author="Александр Семенов" w:date="2023-11-13T15:14:00Z">
            <w:rPr>
              <w:rFonts w:cs="Times New Roman"/>
              <w:noProof/>
              <w:szCs w:val="28"/>
              <w:lang w:eastAsia="ru-RU"/>
            </w:rPr>
          </w:rPrChange>
        </w:rPr>
        <w:t>ротация</w:t>
      </w:r>
      <w:r w:rsidRPr="00893030">
        <w:rPr>
          <w:rFonts w:cs="Times New Roman"/>
          <w:noProof/>
          <w:szCs w:val="28"/>
          <w:lang w:eastAsia="ru-RU"/>
        </w:rPr>
        <w:t xml:space="preserve"> комплектующих на плате.</w:t>
      </w:r>
      <w:commentRangeEnd w:id="105"/>
      <w:r w:rsidR="00201FC9">
        <w:rPr>
          <w:rStyle w:val="a8"/>
        </w:rPr>
        <w:commentReference w:id="105"/>
      </w:r>
    </w:p>
    <w:p w14:paraId="4E880731" w14:textId="77777777" w:rsidR="00B14A62" w:rsidRPr="00201FC9" w:rsidRDefault="00B14A62" w:rsidP="00B14A62">
      <w:pPr>
        <w:rPr>
          <w:rFonts w:cs="Times New Roman"/>
          <w:noProof/>
          <w:szCs w:val="28"/>
          <w:highlight w:val="red"/>
          <w:lang w:eastAsia="ru-RU"/>
          <w:rPrChange w:id="108" w:author="Александр Семенов" w:date="2023-11-13T15:15:00Z">
            <w:rPr>
              <w:rFonts w:cs="Times New Roman"/>
              <w:noProof/>
              <w:szCs w:val="28"/>
              <w:lang w:eastAsia="ru-RU"/>
            </w:rPr>
          </w:rPrChange>
        </w:rPr>
      </w:pPr>
      <w:r w:rsidRPr="00201FC9">
        <w:rPr>
          <w:rFonts w:cs="Times New Roman"/>
          <w:noProof/>
          <w:szCs w:val="28"/>
          <w:highlight w:val="red"/>
          <w:lang w:eastAsia="ru-RU"/>
          <w:rPrChange w:id="109" w:author="Александр Семенов" w:date="2023-11-13T15:15:00Z">
            <w:rPr>
              <w:rFonts w:cs="Times New Roman"/>
              <w:noProof/>
              <w:szCs w:val="28"/>
              <w:lang w:eastAsia="ru-RU"/>
            </w:rPr>
          </w:rPrChange>
        </w:rPr>
        <w:t>Следует отредактировать таблицу, чтобы она была читабельной, например как на рисунке 57.</w:t>
      </w:r>
    </w:p>
    <w:p w14:paraId="5388BFA3" w14:textId="77777777" w:rsidR="00B14A62" w:rsidRPr="00201FC9" w:rsidRDefault="00B14A62" w:rsidP="00B14A62">
      <w:pPr>
        <w:rPr>
          <w:rFonts w:cs="Times New Roman"/>
          <w:noProof/>
          <w:szCs w:val="28"/>
          <w:lang w:eastAsia="ru-RU"/>
          <w:rPrChange w:id="110" w:author="Александр Семенов" w:date="2023-11-13T15:15:00Z">
            <w:rPr>
              <w:rFonts w:cs="Times New Roman"/>
              <w:noProof/>
              <w:szCs w:val="28"/>
              <w:lang w:eastAsia="ru-RU"/>
            </w:rPr>
          </w:rPrChange>
        </w:rPr>
      </w:pPr>
      <w:commentRangeStart w:id="111"/>
      <w:r w:rsidRPr="00201FC9">
        <w:rPr>
          <w:rFonts w:cs="Times New Roman"/>
          <w:noProof/>
          <w:szCs w:val="28"/>
          <w:lang w:eastAsia="ru-RU"/>
          <w:rPrChange w:id="112" w:author="Александр Семенов" w:date="2023-11-13T15:15:00Z">
            <w:rPr>
              <w:rFonts w:cs="Times New Roman"/>
              <w:noProof/>
              <w:szCs w:val="28"/>
              <w:lang w:eastAsia="ru-RU"/>
            </w:rPr>
          </w:rPrChange>
        </w:rPr>
        <w:drawing>
          <wp:inline distT="0" distB="0" distL="0" distR="0" wp14:anchorId="37C320D1" wp14:editId="53CED5E1">
            <wp:extent cx="5940425" cy="35293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1"/>
      <w:r w:rsidR="00201FC9">
        <w:rPr>
          <w:rStyle w:val="a8"/>
        </w:rPr>
        <w:commentReference w:id="111"/>
      </w:r>
    </w:p>
    <w:p w14:paraId="402CAC14" w14:textId="5FBCCB53" w:rsidR="00B14A62" w:rsidRPr="00893030" w:rsidRDefault="00B67D3B" w:rsidP="00B14A62">
      <w:pPr>
        <w:rPr>
          <w:rFonts w:cs="Times New Roman"/>
          <w:noProof/>
          <w:szCs w:val="28"/>
          <w:lang w:eastAsia="ru-RU"/>
        </w:rPr>
      </w:pPr>
      <w:r w:rsidRPr="00201FC9">
        <w:rPr>
          <w:rFonts w:cs="Times New Roman"/>
          <w:noProof/>
          <w:szCs w:val="28"/>
          <w:highlight w:val="red"/>
          <w:lang w:eastAsia="ru-RU"/>
          <w:rPrChange w:id="113" w:author="Александр Семенов" w:date="2023-11-13T15:15:00Z">
            <w:rPr>
              <w:rFonts w:cs="Times New Roman"/>
              <w:noProof/>
              <w:szCs w:val="28"/>
              <w:lang w:eastAsia="ru-RU"/>
            </w:rPr>
          </w:rPrChange>
        </w:rPr>
        <w:t>Рисунок</w:t>
      </w:r>
      <w:r w:rsidR="00B14A62" w:rsidRPr="00201FC9">
        <w:rPr>
          <w:rFonts w:cs="Times New Roman"/>
          <w:noProof/>
          <w:szCs w:val="28"/>
          <w:highlight w:val="red"/>
          <w:lang w:eastAsia="ru-RU"/>
          <w:rPrChange w:id="114" w:author="Александр Семенов" w:date="2023-11-13T15:15:00Z">
            <w:rPr>
              <w:rFonts w:cs="Times New Roman"/>
              <w:noProof/>
              <w:szCs w:val="28"/>
              <w:lang w:eastAsia="ru-RU"/>
            </w:rPr>
          </w:rPrChange>
        </w:rPr>
        <w:t xml:space="preserve"> 57 – Бом лист</w:t>
      </w:r>
    </w:p>
    <w:p w14:paraId="0CD24945" w14:textId="77777777" w:rsidR="00B14A62" w:rsidRPr="00893030" w:rsidRDefault="00B14A62" w:rsidP="00B14A62">
      <w:pPr>
        <w:pStyle w:val="a5"/>
        <w:numPr>
          <w:ilvl w:val="0"/>
          <w:numId w:val="10"/>
        </w:numPr>
        <w:spacing w:line="259" w:lineRule="auto"/>
        <w:jc w:val="left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Сборочный чертеж</w:t>
      </w:r>
    </w:p>
    <w:p w14:paraId="7A5192E9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Для того чтобы </w:t>
      </w:r>
      <w:r w:rsidRPr="00201FC9">
        <w:rPr>
          <w:rFonts w:cs="Times New Roman"/>
          <w:noProof/>
          <w:szCs w:val="28"/>
          <w:highlight w:val="red"/>
          <w:lang w:eastAsia="ru-RU"/>
          <w:rPrChange w:id="115" w:author="Александр Семенов" w:date="2023-11-13T15:16:00Z">
            <w:rPr>
              <w:rFonts w:cs="Times New Roman"/>
              <w:noProof/>
              <w:szCs w:val="28"/>
              <w:lang w:eastAsia="ru-RU"/>
            </w:rPr>
          </w:rPrChange>
        </w:rPr>
        <w:t>робот</w:t>
      </w:r>
      <w:r w:rsidRPr="00893030">
        <w:rPr>
          <w:rFonts w:cs="Times New Roman"/>
          <w:noProof/>
          <w:szCs w:val="28"/>
          <w:lang w:eastAsia="ru-RU"/>
        </w:rPr>
        <w:t xml:space="preserve"> на </w:t>
      </w:r>
      <w:r w:rsidRPr="00201FC9">
        <w:rPr>
          <w:rFonts w:cs="Times New Roman"/>
          <w:noProof/>
          <w:szCs w:val="28"/>
          <w:highlight w:val="red"/>
          <w:lang w:eastAsia="ru-RU"/>
          <w:rPrChange w:id="116" w:author="Александр Семенов" w:date="2023-11-13T15:16:00Z">
            <w:rPr>
              <w:rFonts w:cs="Times New Roman"/>
              <w:noProof/>
              <w:szCs w:val="28"/>
              <w:lang w:eastAsia="ru-RU"/>
            </w:rPr>
          </w:rPrChange>
        </w:rPr>
        <w:t>завод</w:t>
      </w:r>
      <w:r w:rsidRPr="00893030">
        <w:rPr>
          <w:rFonts w:cs="Times New Roman"/>
          <w:noProof/>
          <w:szCs w:val="28"/>
          <w:lang w:eastAsia="ru-RU"/>
        </w:rPr>
        <w:t xml:space="preserve">е смог понять </w:t>
      </w:r>
      <w:r w:rsidRPr="00201FC9">
        <w:rPr>
          <w:rFonts w:cs="Times New Roman"/>
          <w:noProof/>
          <w:szCs w:val="28"/>
          <w:highlight w:val="red"/>
          <w:lang w:eastAsia="ru-RU"/>
          <w:rPrChange w:id="117" w:author="Александр Семенов" w:date="2023-11-13T15:16:00Z">
            <w:rPr>
              <w:rFonts w:cs="Times New Roman"/>
              <w:noProof/>
              <w:szCs w:val="28"/>
              <w:lang w:eastAsia="ru-RU"/>
            </w:rPr>
          </w:rPrChange>
        </w:rPr>
        <w:t>куда какую деталь припаивать</w:t>
      </w:r>
      <w:r w:rsidRPr="00893030">
        <w:rPr>
          <w:rFonts w:cs="Times New Roman"/>
          <w:noProof/>
          <w:szCs w:val="28"/>
          <w:lang w:eastAsia="ru-RU"/>
        </w:rPr>
        <w:t xml:space="preserve">, следует создать чертеж с </w:t>
      </w:r>
      <w:r w:rsidRPr="00201FC9">
        <w:rPr>
          <w:rFonts w:cs="Times New Roman"/>
          <w:noProof/>
          <w:szCs w:val="28"/>
          <w:highlight w:val="red"/>
          <w:lang w:eastAsia="ru-RU"/>
          <w:rPrChange w:id="118" w:author="Александр Семенов" w:date="2023-11-13T15:16:00Z">
            <w:rPr>
              <w:rFonts w:cs="Times New Roman"/>
              <w:noProof/>
              <w:szCs w:val="28"/>
              <w:lang w:eastAsia="ru-RU"/>
            </w:rPr>
          </w:rPrChange>
        </w:rPr>
        <w:t>конкретным</w:t>
      </w:r>
      <w:r w:rsidRPr="00893030">
        <w:rPr>
          <w:rFonts w:cs="Times New Roman"/>
          <w:noProof/>
          <w:szCs w:val="28"/>
          <w:lang w:eastAsia="ru-RU"/>
        </w:rPr>
        <w:t xml:space="preserve"> расположением каждой детали.</w:t>
      </w:r>
    </w:p>
    <w:p w14:paraId="267DF35A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Для этого открываем файл с платой и редактируем видимость слоев. Оставляем следующие слои:</w:t>
      </w:r>
      <w:commentRangeStart w:id="119"/>
    </w:p>
    <w:p w14:paraId="48ED7D2A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val="en-US" w:eastAsia="ru-RU"/>
        </w:rPr>
        <w:t>Pads</w:t>
      </w:r>
      <w:r w:rsidRPr="00893030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Dimentions</w:t>
      </w:r>
      <w:r w:rsidRPr="00893030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tNames</w:t>
      </w:r>
      <w:r w:rsidRPr="00893030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tStop</w:t>
      </w:r>
      <w:r w:rsidRPr="00893030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tPlace</w:t>
      </w:r>
      <w:r w:rsidRPr="00893030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tDocu</w:t>
      </w:r>
      <w:r w:rsidRPr="00893030">
        <w:rPr>
          <w:rFonts w:cs="Times New Roman"/>
          <w:noProof/>
          <w:szCs w:val="28"/>
          <w:lang w:eastAsia="ru-RU"/>
        </w:rPr>
        <w:t xml:space="preserve">. </w:t>
      </w:r>
      <w:commentRangeEnd w:id="119"/>
      <w:r w:rsidR="00201FC9">
        <w:rPr>
          <w:rStyle w:val="a8"/>
        </w:rPr>
        <w:commentReference w:id="119"/>
      </w:r>
    </w:p>
    <w:p w14:paraId="59E79A4F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Можно поменять фон интерфейса во вкладке опции </w:t>
      </w:r>
      <w:r w:rsidRPr="00893030">
        <w:rPr>
          <w:rFonts w:cs="Times New Roman"/>
          <w:noProof/>
          <w:szCs w:val="28"/>
          <w:lang w:val="en-US" w:eastAsia="ru-RU"/>
        </w:rPr>
        <w:sym w:font="Wingdings" w:char="F0E0"/>
      </w:r>
      <w:r w:rsidRPr="00893030">
        <w:rPr>
          <w:rFonts w:cs="Times New Roman"/>
          <w:noProof/>
          <w:szCs w:val="28"/>
          <w:lang w:eastAsia="ru-RU"/>
        </w:rPr>
        <w:t xml:space="preserve"> Интерфейс. </w:t>
      </w:r>
    </w:p>
    <w:p w14:paraId="2517B1AD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commentRangeStart w:id="120"/>
      <w:r w:rsidRPr="00893030">
        <w:rPr>
          <w:rFonts w:cs="Times New Roman"/>
          <w:noProof/>
          <w:szCs w:val="28"/>
          <w:lang w:eastAsia="ru-RU"/>
        </w:rPr>
        <w:lastRenderedPageBreak/>
        <w:t xml:space="preserve">После, во вкладке сохранения нажимаем «Экспорт» </w:t>
      </w:r>
      <w:r w:rsidRPr="00893030">
        <w:rPr>
          <w:rFonts w:cs="Times New Roman"/>
          <w:noProof/>
          <w:szCs w:val="28"/>
          <w:lang w:val="en-US" w:eastAsia="ru-RU"/>
        </w:rPr>
        <w:sym w:font="Wingdings" w:char="F0E0"/>
      </w:r>
      <w:r w:rsidRPr="00893030">
        <w:rPr>
          <w:rFonts w:cs="Times New Roman"/>
          <w:noProof/>
          <w:szCs w:val="28"/>
          <w:lang w:eastAsia="ru-RU"/>
        </w:rPr>
        <w:t xml:space="preserve"> “</w:t>
      </w:r>
      <w:r w:rsidRPr="00893030">
        <w:rPr>
          <w:rFonts w:cs="Times New Roman"/>
          <w:noProof/>
          <w:szCs w:val="28"/>
          <w:lang w:val="en-US" w:eastAsia="ru-RU"/>
        </w:rPr>
        <w:t>Export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Image</w:t>
      </w:r>
      <w:r w:rsidRPr="00893030">
        <w:rPr>
          <w:rFonts w:cs="Times New Roman"/>
          <w:noProof/>
          <w:szCs w:val="28"/>
          <w:lang w:eastAsia="ru-RU"/>
        </w:rPr>
        <w:t>” и настраиваем экспорт, а именно: выбираем монохромный тип и меняем резоющию на 600, должно получиться как на рисунке 58.</w:t>
      </w:r>
      <w:commentRangeEnd w:id="120"/>
      <w:r w:rsidR="00F66F82">
        <w:rPr>
          <w:rStyle w:val="a8"/>
        </w:rPr>
        <w:commentReference w:id="120"/>
      </w:r>
    </w:p>
    <w:p w14:paraId="1907FFAF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0EFFE6B" wp14:editId="52001501">
            <wp:extent cx="3543300" cy="2247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9B23" w14:textId="382FF47A" w:rsidR="00B14A62" w:rsidRPr="00893030" w:rsidRDefault="00B67D3B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B14A62" w:rsidRPr="00893030">
        <w:rPr>
          <w:rFonts w:cs="Times New Roman"/>
          <w:noProof/>
          <w:szCs w:val="28"/>
          <w:lang w:eastAsia="ru-RU"/>
        </w:rPr>
        <w:t xml:space="preserve"> 58 – Настройки экспорта изображения</w:t>
      </w:r>
    </w:p>
    <w:p w14:paraId="10948142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Нажимаем «ОК», появляется файл формата .</w:t>
      </w:r>
      <w:r w:rsidRPr="00893030">
        <w:rPr>
          <w:rFonts w:cs="Times New Roman"/>
          <w:noProof/>
          <w:szCs w:val="28"/>
          <w:lang w:val="en-US" w:eastAsia="ru-RU"/>
        </w:rPr>
        <w:t>PNG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</w:p>
    <w:p w14:paraId="2C2F77E7" w14:textId="22F5E2B1" w:rsidR="00B14A62" w:rsidRPr="00F66F82" w:rsidRDefault="00B14A62" w:rsidP="00B14A62">
      <w:pPr>
        <w:rPr>
          <w:rFonts w:cs="Times New Roman"/>
          <w:noProof/>
          <w:szCs w:val="28"/>
          <w:highlight w:val="red"/>
          <w:lang w:eastAsia="ru-RU"/>
          <w:rPrChange w:id="121" w:author="Александр Семенов" w:date="2023-11-13T15:19:00Z">
            <w:rPr>
              <w:rFonts w:cs="Times New Roman"/>
              <w:noProof/>
              <w:szCs w:val="28"/>
              <w:lang w:eastAsia="ru-RU"/>
            </w:rPr>
          </w:rPrChange>
        </w:rPr>
      </w:pPr>
      <w:bookmarkStart w:id="122" w:name="_GoBack"/>
      <w:bookmarkEnd w:id="122"/>
      <w:r w:rsidRPr="00F66F82">
        <w:rPr>
          <w:rFonts w:cs="Times New Roman"/>
          <w:noProof/>
          <w:szCs w:val="28"/>
          <w:highlight w:val="red"/>
          <w:lang w:eastAsia="ru-RU"/>
          <w:rPrChange w:id="123" w:author="Александр Семенов" w:date="2023-11-13T15:19:00Z">
            <w:rPr>
              <w:rFonts w:cs="Times New Roman"/>
              <w:noProof/>
              <w:szCs w:val="28"/>
              <w:lang w:eastAsia="ru-RU"/>
            </w:rPr>
          </w:rPrChange>
        </w:rPr>
        <w:t xml:space="preserve">Это и </w:t>
      </w:r>
      <w:r w:rsidR="00B67D3B" w:rsidRPr="00F66F82">
        <w:rPr>
          <w:rFonts w:cs="Times New Roman"/>
          <w:noProof/>
          <w:szCs w:val="28"/>
          <w:highlight w:val="red"/>
          <w:lang w:eastAsia="ru-RU"/>
          <w:rPrChange w:id="124" w:author="Александр Семенов" w:date="2023-11-13T15:19:00Z">
            <w:rPr>
              <w:rFonts w:cs="Times New Roman"/>
              <w:noProof/>
              <w:szCs w:val="28"/>
              <w:lang w:eastAsia="ru-RU"/>
            </w:rPr>
          </w:rPrChange>
        </w:rPr>
        <w:t>будет сборный чертеж (смотреть р</w:t>
      </w:r>
      <w:r w:rsidRPr="00F66F82">
        <w:rPr>
          <w:rFonts w:cs="Times New Roman"/>
          <w:noProof/>
          <w:szCs w:val="28"/>
          <w:highlight w:val="red"/>
          <w:lang w:eastAsia="ru-RU"/>
          <w:rPrChange w:id="125" w:author="Александр Семенов" w:date="2023-11-13T15:19:00Z">
            <w:rPr>
              <w:rFonts w:cs="Times New Roman"/>
              <w:noProof/>
              <w:szCs w:val="28"/>
              <w:lang w:eastAsia="ru-RU"/>
            </w:rPr>
          </w:rPrChange>
        </w:rPr>
        <w:t>ис</w:t>
      </w:r>
      <w:r w:rsidR="00B67D3B" w:rsidRPr="00F66F82">
        <w:rPr>
          <w:rFonts w:cs="Times New Roman"/>
          <w:noProof/>
          <w:szCs w:val="28"/>
          <w:highlight w:val="red"/>
          <w:lang w:eastAsia="ru-RU"/>
          <w:rPrChange w:id="126" w:author="Александр Семенов" w:date="2023-11-13T15:19:00Z">
            <w:rPr>
              <w:rFonts w:cs="Times New Roman"/>
              <w:noProof/>
              <w:szCs w:val="28"/>
              <w:lang w:eastAsia="ru-RU"/>
            </w:rPr>
          </w:rPrChange>
        </w:rPr>
        <w:t>унок</w:t>
      </w:r>
      <w:r w:rsidRPr="00F66F82">
        <w:rPr>
          <w:rFonts w:cs="Times New Roman"/>
          <w:noProof/>
          <w:szCs w:val="28"/>
          <w:highlight w:val="red"/>
          <w:lang w:eastAsia="ru-RU"/>
          <w:rPrChange w:id="127" w:author="Александр Семенов" w:date="2023-11-13T15:19:00Z">
            <w:rPr>
              <w:rFonts w:cs="Times New Roman"/>
              <w:noProof/>
              <w:szCs w:val="28"/>
              <w:lang w:eastAsia="ru-RU"/>
            </w:rPr>
          </w:rPrChange>
        </w:rPr>
        <w:t xml:space="preserve"> 59).</w:t>
      </w:r>
    </w:p>
    <w:p w14:paraId="341791DD" w14:textId="77777777" w:rsidR="00B14A62" w:rsidRPr="00F66F82" w:rsidRDefault="00B14A62" w:rsidP="00B14A62">
      <w:pPr>
        <w:rPr>
          <w:rFonts w:cs="Times New Roman"/>
          <w:noProof/>
          <w:szCs w:val="28"/>
          <w:highlight w:val="red"/>
          <w:lang w:eastAsia="ru-RU"/>
          <w:rPrChange w:id="128" w:author="Александр Семенов" w:date="2023-11-13T15:19:00Z">
            <w:rPr>
              <w:rFonts w:cs="Times New Roman"/>
              <w:noProof/>
              <w:szCs w:val="28"/>
              <w:lang w:eastAsia="ru-RU"/>
            </w:rPr>
          </w:rPrChange>
        </w:rPr>
      </w:pPr>
      <w:r w:rsidRPr="00F66F82">
        <w:rPr>
          <w:rFonts w:cs="Times New Roman"/>
          <w:noProof/>
          <w:szCs w:val="28"/>
          <w:highlight w:val="red"/>
          <w:lang w:eastAsia="ru-RU"/>
          <w:rPrChange w:id="129" w:author="Александр Семенов" w:date="2023-11-13T15:19:00Z">
            <w:rPr>
              <w:rFonts w:cs="Times New Roman"/>
              <w:noProof/>
              <w:szCs w:val="28"/>
              <w:lang w:eastAsia="ru-RU"/>
            </w:rPr>
          </w:rPrChange>
        </w:rPr>
        <w:drawing>
          <wp:inline distT="0" distB="0" distL="0" distR="0" wp14:anchorId="6832A1CD" wp14:editId="79761886">
            <wp:extent cx="5210160" cy="2026693"/>
            <wp:effectExtent l="0" t="0" r="0" b="0"/>
            <wp:docPr id="26" name="Рисунок 26" descr="C:\Users\arefy\Desktop\Valery\5_FIRST_TRY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efy\Desktop\Valery\5_FIRST_TRY\1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05" cy="206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78B31" w14:textId="57BD8982" w:rsidR="00B14A62" w:rsidRPr="00893030" w:rsidRDefault="00B67D3B" w:rsidP="00B14A62">
      <w:pPr>
        <w:rPr>
          <w:rFonts w:cs="Times New Roman"/>
          <w:noProof/>
          <w:szCs w:val="28"/>
          <w:lang w:eastAsia="ru-RU"/>
        </w:rPr>
      </w:pPr>
      <w:r w:rsidRPr="00F66F82">
        <w:rPr>
          <w:rFonts w:cs="Times New Roman"/>
          <w:noProof/>
          <w:szCs w:val="28"/>
          <w:highlight w:val="red"/>
          <w:lang w:eastAsia="ru-RU"/>
          <w:rPrChange w:id="130" w:author="Александр Семенов" w:date="2023-11-13T15:19:00Z">
            <w:rPr>
              <w:rFonts w:cs="Times New Roman"/>
              <w:noProof/>
              <w:szCs w:val="28"/>
              <w:lang w:eastAsia="ru-RU"/>
            </w:rPr>
          </w:rPrChange>
        </w:rPr>
        <w:t>Рисунок</w:t>
      </w:r>
      <w:r w:rsidR="00B14A62" w:rsidRPr="00F66F82">
        <w:rPr>
          <w:rFonts w:cs="Times New Roman"/>
          <w:noProof/>
          <w:szCs w:val="28"/>
          <w:highlight w:val="red"/>
          <w:lang w:eastAsia="ru-RU"/>
          <w:rPrChange w:id="131" w:author="Александр Семенов" w:date="2023-11-13T15:19:00Z">
            <w:rPr>
              <w:rFonts w:cs="Times New Roman"/>
              <w:noProof/>
              <w:szCs w:val="28"/>
              <w:lang w:eastAsia="ru-RU"/>
            </w:rPr>
          </w:rPrChange>
        </w:rPr>
        <w:t xml:space="preserve"> 59 – Сборный чертеж.</w:t>
      </w:r>
    </w:p>
    <w:p w14:paraId="2453C060" w14:textId="77777777" w:rsidR="00B14A62" w:rsidRPr="00893030" w:rsidRDefault="00B14A62" w:rsidP="00B14A62">
      <w:pPr>
        <w:rPr>
          <w:rFonts w:cs="Times New Roman"/>
          <w:szCs w:val="28"/>
        </w:rPr>
      </w:pPr>
    </w:p>
    <w:p w14:paraId="3C07FA18" w14:textId="77777777" w:rsidR="00B14A62" w:rsidRPr="006C039D" w:rsidRDefault="00B14A62" w:rsidP="00B14A62">
      <w:pPr>
        <w:rPr>
          <w:rFonts w:cs="Times New Roman"/>
          <w:szCs w:val="28"/>
        </w:rPr>
      </w:pPr>
    </w:p>
    <w:p w14:paraId="19122EAE" w14:textId="77777777" w:rsidR="00B14A62" w:rsidRPr="006C039D" w:rsidRDefault="00B14A62" w:rsidP="00B14A62">
      <w:pPr>
        <w:pStyle w:val="a5"/>
        <w:rPr>
          <w:rFonts w:cs="Times New Roman"/>
          <w:szCs w:val="28"/>
        </w:rPr>
      </w:pPr>
    </w:p>
    <w:p w14:paraId="69959962" w14:textId="77777777" w:rsidR="00B14A62" w:rsidRPr="006C039D" w:rsidRDefault="00B14A62" w:rsidP="00B14A62">
      <w:pPr>
        <w:rPr>
          <w:rFonts w:cs="Times New Roman"/>
          <w:szCs w:val="28"/>
        </w:rPr>
      </w:pPr>
    </w:p>
    <w:p w14:paraId="61214ACD" w14:textId="6E420D7A" w:rsidR="00E00E69" w:rsidRPr="00B14A62" w:rsidRDefault="00E00E69" w:rsidP="00B14A62"/>
    <w:sectPr w:rsidR="00E00E69" w:rsidRPr="00B14A62">
      <w:headerReference w:type="default" r:id="rId7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Александр Семенов" w:date="2023-11-13T14:58:00Z" w:initials="АС">
    <w:p w14:paraId="3AC4D30C" w14:textId="49C3B04D" w:rsidR="00D752F9" w:rsidRDefault="00D752F9">
      <w:pPr>
        <w:pStyle w:val="a9"/>
      </w:pPr>
      <w:r>
        <w:rPr>
          <w:rStyle w:val="a8"/>
        </w:rPr>
        <w:annotationRef/>
      </w:r>
      <w:r>
        <w:t xml:space="preserve">3 </w:t>
      </w:r>
      <w:proofErr w:type="spellStart"/>
      <w:r>
        <w:t>загаолвка</w:t>
      </w:r>
      <w:proofErr w:type="spellEnd"/>
      <w:r>
        <w:t xml:space="preserve"> подряд</w:t>
      </w:r>
    </w:p>
  </w:comment>
  <w:comment w:id="1" w:author="Александр Семенов" w:date="2023-11-13T14:58:00Z" w:initials="АС">
    <w:p w14:paraId="734F5322" w14:textId="14CB4662" w:rsidR="00D752F9" w:rsidRDefault="00D752F9">
      <w:pPr>
        <w:pStyle w:val="a9"/>
      </w:pPr>
      <w:r>
        <w:rPr>
          <w:rStyle w:val="a8"/>
        </w:rPr>
        <w:annotationRef/>
      </w:r>
      <w:r>
        <w:t>Плохое название</w:t>
      </w:r>
    </w:p>
  </w:comment>
  <w:comment w:id="11" w:author="Александр Семенов" w:date="2023-11-13T15:00:00Z" w:initials="АС">
    <w:p w14:paraId="4D3519B3" w14:textId="3A7CAD7D" w:rsidR="00D752F9" w:rsidRDefault="00D752F9">
      <w:pPr>
        <w:pStyle w:val="a9"/>
      </w:pPr>
      <w:r>
        <w:rPr>
          <w:rStyle w:val="a8"/>
        </w:rPr>
        <w:annotationRef/>
      </w:r>
      <w:r>
        <w:t>Плохо написано</w:t>
      </w:r>
    </w:p>
  </w:comment>
  <w:comment w:id="5" w:author="Александр Семенов" w:date="2023-11-13T15:00:00Z" w:initials="АС">
    <w:p w14:paraId="5C18730B" w14:textId="1C9FDE31" w:rsidR="00D752F9" w:rsidRDefault="00D752F9">
      <w:pPr>
        <w:pStyle w:val="a9"/>
      </w:pPr>
      <w:r>
        <w:rPr>
          <w:rStyle w:val="a8"/>
        </w:rPr>
        <w:annotationRef/>
      </w:r>
      <w:r>
        <w:t xml:space="preserve">Оформи </w:t>
      </w:r>
      <w:proofErr w:type="spellStart"/>
      <w:r>
        <w:t>пунткцты</w:t>
      </w:r>
      <w:proofErr w:type="spellEnd"/>
      <w:r>
        <w:t xml:space="preserve"> нормально</w:t>
      </w:r>
    </w:p>
  </w:comment>
  <w:comment w:id="12" w:author="Александр Семенов" w:date="2023-11-13T15:01:00Z" w:initials="АС">
    <w:p w14:paraId="092ACA9D" w14:textId="778FC397" w:rsidR="00D752F9" w:rsidRDefault="00D752F9">
      <w:pPr>
        <w:pStyle w:val="a9"/>
      </w:pPr>
      <w:r>
        <w:rPr>
          <w:rStyle w:val="a8"/>
        </w:rPr>
        <w:annotationRef/>
      </w:r>
      <w:r>
        <w:t>Не по госту</w:t>
      </w:r>
    </w:p>
  </w:comment>
  <w:comment w:id="13" w:author="Александр Семенов" w:date="2023-11-13T15:01:00Z" w:initials="АС">
    <w:p w14:paraId="5FEEB3BD" w14:textId="683DF857" w:rsidR="00D752F9" w:rsidRDefault="00D752F9">
      <w:pPr>
        <w:pStyle w:val="a9"/>
      </w:pPr>
      <w:r>
        <w:rPr>
          <w:rStyle w:val="a8"/>
        </w:rPr>
        <w:annotationRef/>
      </w:r>
      <w:r>
        <w:t>Пробелы</w:t>
      </w:r>
      <w:r>
        <w:br/>
        <w:t xml:space="preserve">Где текста </w:t>
      </w:r>
      <w:proofErr w:type="spellStart"/>
      <w:r>
        <w:t>мнежуд</w:t>
      </w:r>
      <w:proofErr w:type="spellEnd"/>
      <w:r>
        <w:t xml:space="preserve"> рисунками и </w:t>
      </w:r>
      <w:proofErr w:type="spellStart"/>
      <w:r>
        <w:t>описаение</w:t>
      </w:r>
      <w:proofErr w:type="spellEnd"/>
      <w:r>
        <w:t xml:space="preserve"> </w:t>
      </w:r>
      <w:proofErr w:type="spellStart"/>
      <w:r>
        <w:t>рисункка</w:t>
      </w:r>
      <w:proofErr w:type="spellEnd"/>
      <w:r>
        <w:t>?</w:t>
      </w:r>
    </w:p>
  </w:comment>
  <w:comment w:id="14" w:author="Александр Семенов" w:date="2023-11-13T15:01:00Z" w:initials="АС">
    <w:p w14:paraId="337A45F8" w14:textId="77777777" w:rsidR="00D752F9" w:rsidRDefault="00D752F9">
      <w:pPr>
        <w:pStyle w:val="a9"/>
      </w:pPr>
      <w:r>
        <w:rPr>
          <w:rStyle w:val="a8"/>
        </w:rPr>
        <w:annotationRef/>
      </w:r>
      <w:r>
        <w:t>Описать подробнее</w:t>
      </w:r>
    </w:p>
    <w:p w14:paraId="2C6D1A8B" w14:textId="7427BC93" w:rsidR="00D752F9" w:rsidRDefault="00D752F9">
      <w:pPr>
        <w:pStyle w:val="a9"/>
      </w:pPr>
    </w:p>
  </w:comment>
  <w:comment w:id="15" w:author="Александр Семенов" w:date="2023-11-13T15:01:00Z" w:initials="АС">
    <w:p w14:paraId="74DB0A97" w14:textId="3D413213" w:rsidR="00D752F9" w:rsidRDefault="00D752F9">
      <w:pPr>
        <w:pStyle w:val="a9"/>
      </w:pPr>
      <w:r>
        <w:rPr>
          <w:rStyle w:val="a8"/>
        </w:rPr>
        <w:annotationRef/>
      </w:r>
      <w:r>
        <w:t>Не по госту</w:t>
      </w:r>
    </w:p>
  </w:comment>
  <w:comment w:id="19" w:author="Александр Семенов" w:date="2023-11-13T15:02:00Z" w:initials="АС">
    <w:p w14:paraId="509BEE77" w14:textId="5A4893EE" w:rsidR="00D752F9" w:rsidRDefault="00D752F9">
      <w:pPr>
        <w:pStyle w:val="a9"/>
      </w:pPr>
      <w:r>
        <w:rPr>
          <w:rStyle w:val="a8"/>
        </w:rPr>
        <w:annotationRef/>
      </w:r>
      <w:r>
        <w:t>Что где поменялось? Описывай подробнее как я описывал</w:t>
      </w:r>
    </w:p>
  </w:comment>
  <w:comment w:id="23" w:author="Александр Семенов" w:date="2023-11-13T15:03:00Z" w:initials="АС">
    <w:p w14:paraId="393FA9C7" w14:textId="5EEE3DE2" w:rsidR="00D752F9" w:rsidRDefault="00D752F9">
      <w:pPr>
        <w:pStyle w:val="a9"/>
      </w:pPr>
      <w:r>
        <w:rPr>
          <w:rStyle w:val="a8"/>
        </w:rPr>
        <w:annotationRef/>
      </w:r>
      <w:r>
        <w:t>Дальше не буду помечать</w:t>
      </w:r>
    </w:p>
  </w:comment>
  <w:comment w:id="52" w:author="Александр Семенов" w:date="2023-11-13T15:07:00Z" w:initials="АС">
    <w:p w14:paraId="06CB0BB6" w14:textId="6B2071FA" w:rsidR="00D752F9" w:rsidRDefault="00D752F9">
      <w:pPr>
        <w:pStyle w:val="a9"/>
      </w:pPr>
      <w:r>
        <w:rPr>
          <w:rStyle w:val="a8"/>
        </w:rPr>
        <w:annotationRef/>
      </w:r>
      <w:r>
        <w:t>Орфография, пунктуация</w:t>
      </w:r>
    </w:p>
  </w:comment>
  <w:comment w:id="59" w:author="Александр Семенов" w:date="2023-11-13T15:07:00Z" w:initials="АС">
    <w:p w14:paraId="56C16381" w14:textId="40C1AA22" w:rsidR="00D752F9" w:rsidRDefault="00D752F9">
      <w:pPr>
        <w:pStyle w:val="a9"/>
      </w:pPr>
      <w:r>
        <w:rPr>
          <w:rStyle w:val="a8"/>
        </w:rPr>
        <w:annotationRef/>
      </w:r>
      <w:r>
        <w:t>????????????</w:t>
      </w:r>
    </w:p>
  </w:comment>
  <w:comment w:id="60" w:author="Александр Семенов" w:date="2023-11-13T15:08:00Z" w:initials="АС">
    <w:p w14:paraId="33660ED4" w14:textId="77777777" w:rsidR="00201FC9" w:rsidRDefault="00201FC9">
      <w:pPr>
        <w:pStyle w:val="a9"/>
      </w:pPr>
      <w:r>
        <w:rPr>
          <w:rStyle w:val="a8"/>
        </w:rPr>
        <w:annotationRef/>
      </w:r>
      <w:r>
        <w:t>Подробнее, имена можно менять, что дают префиксы и т.д.</w:t>
      </w:r>
    </w:p>
    <w:p w14:paraId="1301F407" w14:textId="669669CF" w:rsidR="00201FC9" w:rsidRDefault="00201FC9">
      <w:pPr>
        <w:pStyle w:val="a9"/>
      </w:pPr>
    </w:p>
  </w:comment>
  <w:comment w:id="62" w:author="Александр Семенов" w:date="2023-11-13T15:09:00Z" w:initials="АС">
    <w:p w14:paraId="6D53B2AE" w14:textId="1458CD4B" w:rsidR="00201FC9" w:rsidRDefault="00201FC9">
      <w:pPr>
        <w:pStyle w:val="a9"/>
      </w:pPr>
      <w:r>
        <w:rPr>
          <w:rStyle w:val="a8"/>
        </w:rPr>
        <w:annotationRef/>
      </w:r>
      <w:r>
        <w:t xml:space="preserve">Гербер </w:t>
      </w:r>
      <w:proofErr w:type="spellStart"/>
      <w:r>
        <w:t>джоб</w:t>
      </w:r>
      <w:proofErr w:type="spellEnd"/>
      <w:r>
        <w:t xml:space="preserve"> лишний</w:t>
      </w:r>
    </w:p>
  </w:comment>
  <w:comment w:id="82" w:author="Александр Семенов" w:date="2023-11-13T15:11:00Z" w:initials="АС">
    <w:p w14:paraId="7B9C2616" w14:textId="3C8D7EC0" w:rsidR="00201FC9" w:rsidRDefault="00201FC9">
      <w:pPr>
        <w:pStyle w:val="a9"/>
      </w:pPr>
      <w:r>
        <w:rPr>
          <w:rStyle w:val="a8"/>
        </w:rPr>
        <w:annotationRef/>
      </w:r>
      <w:r>
        <w:t>Описать зачем</w:t>
      </w:r>
    </w:p>
  </w:comment>
  <w:comment w:id="88" w:author="Александр Семенов" w:date="2023-11-13T15:12:00Z" w:initials="АС">
    <w:p w14:paraId="1B44624B" w14:textId="6AC5FBBD" w:rsidR="00201FC9" w:rsidRDefault="00201FC9">
      <w:pPr>
        <w:pStyle w:val="a9"/>
      </w:pPr>
      <w:r>
        <w:rPr>
          <w:rStyle w:val="a8"/>
        </w:rPr>
        <w:annotationRef/>
      </w:r>
      <w:r>
        <w:t>КЭП</w:t>
      </w:r>
    </w:p>
  </w:comment>
  <w:comment w:id="105" w:author="Александр Семенов" w:date="2023-11-13T15:15:00Z" w:initials="АС">
    <w:p w14:paraId="36039387" w14:textId="2924E41B" w:rsidR="00201FC9" w:rsidRPr="00201FC9" w:rsidRDefault="00201FC9">
      <w:pPr>
        <w:pStyle w:val="a9"/>
      </w:pPr>
      <w:r>
        <w:rPr>
          <w:rStyle w:val="a8"/>
        </w:rPr>
        <w:annotationRef/>
      </w:r>
      <w:r>
        <w:t>Только скрипт не тот</w:t>
      </w:r>
      <w:r>
        <w:br/>
        <w:t xml:space="preserve">Если ты описываешь для </w:t>
      </w:r>
      <w:r>
        <w:rPr>
          <w:lang w:val="en-US"/>
        </w:rPr>
        <w:t>SMT</w:t>
      </w:r>
    </w:p>
  </w:comment>
  <w:comment w:id="111" w:author="Александр Семенов" w:date="2023-11-13T15:15:00Z" w:initials="АС">
    <w:p w14:paraId="074FA113" w14:textId="57DA53D0" w:rsidR="00201FC9" w:rsidRPr="00201FC9" w:rsidRDefault="00201FC9">
      <w:pPr>
        <w:pStyle w:val="a9"/>
      </w:pPr>
      <w:r>
        <w:rPr>
          <w:rStyle w:val="a8"/>
        </w:rPr>
        <w:annotationRef/>
      </w:r>
      <w:r>
        <w:t xml:space="preserve">Напомни прислать тебе примеры </w:t>
      </w:r>
      <w:proofErr w:type="spellStart"/>
      <w:r>
        <w:t>бомникак</w:t>
      </w:r>
      <w:proofErr w:type="spellEnd"/>
      <w:r>
        <w:t xml:space="preserve"> как дойдешь до сюда</w:t>
      </w:r>
    </w:p>
  </w:comment>
  <w:comment w:id="119" w:author="Александр Семенов" w:date="2023-11-13T15:17:00Z" w:initials="АС">
    <w:p w14:paraId="6DCE2A73" w14:textId="62249E70" w:rsidR="00201FC9" w:rsidRDefault="00201FC9">
      <w:pPr>
        <w:pStyle w:val="a9"/>
      </w:pPr>
      <w:r>
        <w:rPr>
          <w:rStyle w:val="a8"/>
        </w:rPr>
        <w:annotationRef/>
      </w:r>
      <w:r>
        <w:t>Это для верха платы</w:t>
      </w:r>
      <w:r>
        <w:br/>
        <w:t>Для низа нужны Другие + повернуть плату</w:t>
      </w:r>
      <w:r>
        <w:br/>
      </w:r>
    </w:p>
  </w:comment>
  <w:comment w:id="120" w:author="Александр Семенов" w:date="2023-11-13T15:18:00Z" w:initials="АС">
    <w:p w14:paraId="0B286380" w14:textId="5FB5868B" w:rsidR="00F66F82" w:rsidRDefault="00F66F82">
      <w:pPr>
        <w:pStyle w:val="a9"/>
      </w:pPr>
      <w:r>
        <w:rPr>
          <w:rStyle w:val="a8"/>
        </w:rPr>
        <w:annotationRef/>
      </w:r>
      <w:r>
        <w:t>Фон белый еще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AC4D30C" w15:done="0"/>
  <w15:commentEx w15:paraId="734F5322" w15:done="0"/>
  <w15:commentEx w15:paraId="4D3519B3" w15:done="0"/>
  <w15:commentEx w15:paraId="5C18730B" w15:done="0"/>
  <w15:commentEx w15:paraId="092ACA9D" w15:done="0"/>
  <w15:commentEx w15:paraId="5FEEB3BD" w15:done="0"/>
  <w15:commentEx w15:paraId="2C6D1A8B" w15:done="0"/>
  <w15:commentEx w15:paraId="74DB0A97" w15:done="0"/>
  <w15:commentEx w15:paraId="509BEE77" w15:done="0"/>
  <w15:commentEx w15:paraId="393FA9C7" w15:done="0"/>
  <w15:commentEx w15:paraId="06CB0BB6" w15:done="0"/>
  <w15:commentEx w15:paraId="56C16381" w15:done="0"/>
  <w15:commentEx w15:paraId="1301F407" w15:done="0"/>
  <w15:commentEx w15:paraId="6D53B2AE" w15:done="0"/>
  <w15:commentEx w15:paraId="7B9C2616" w15:done="0"/>
  <w15:commentEx w15:paraId="1B44624B" w15:done="0"/>
  <w15:commentEx w15:paraId="36039387" w15:done="0"/>
  <w15:commentEx w15:paraId="074FA113" w15:done="0"/>
  <w15:commentEx w15:paraId="6DCE2A73" w15:done="0"/>
  <w15:commentEx w15:paraId="0B28638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FCB808" w16cex:dateUtc="2023-11-13T11:58:00Z"/>
  <w16cex:commentExtensible w16cex:durableId="28FCB817" w16cex:dateUtc="2023-11-13T11:58:00Z"/>
  <w16cex:commentExtensible w16cex:durableId="28FCB886" w16cex:dateUtc="2023-11-13T12:00:00Z"/>
  <w16cex:commentExtensible w16cex:durableId="28FCB898" w16cex:dateUtc="2023-11-13T12:00:00Z"/>
  <w16cex:commentExtensible w16cex:durableId="28FCB8D4" w16cex:dateUtc="2023-11-13T12:01:00Z"/>
  <w16cex:commentExtensible w16cex:durableId="28FCB8AC" w16cex:dateUtc="2023-11-13T12:01:00Z"/>
  <w16cex:commentExtensible w16cex:durableId="28FCB8C5" w16cex:dateUtc="2023-11-13T12:01:00Z"/>
  <w16cex:commentExtensible w16cex:durableId="28FCB8CF" w16cex:dateUtc="2023-11-13T12:01:00Z"/>
  <w16cex:commentExtensible w16cex:durableId="28FCB902" w16cex:dateUtc="2023-11-13T12:02:00Z"/>
  <w16cex:commentExtensible w16cex:durableId="28FCB932" w16cex:dateUtc="2023-11-13T12:03:00Z"/>
  <w16cex:commentExtensible w16cex:durableId="28FCBA18" w16cex:dateUtc="2023-11-13T12:07:00Z"/>
  <w16cex:commentExtensible w16cex:durableId="28FCBA43" w16cex:dateUtc="2023-11-13T12:07:00Z"/>
  <w16cex:commentExtensible w16cex:durableId="28FCBA62" w16cex:dateUtc="2023-11-13T12:08:00Z"/>
  <w16cex:commentExtensible w16cex:durableId="28FCBAA7" w16cex:dateUtc="2023-11-13T12:09:00Z"/>
  <w16cex:commentExtensible w16cex:durableId="28FCBB21" w16cex:dateUtc="2023-11-13T12:11:00Z"/>
  <w16cex:commentExtensible w16cex:durableId="28FCBB45" w16cex:dateUtc="2023-11-13T12:12:00Z"/>
  <w16cex:commentExtensible w16cex:durableId="28FCBBFC" w16cex:dateUtc="2023-11-13T12:15:00Z"/>
  <w16cex:commentExtensible w16cex:durableId="28FCBC2C" w16cex:dateUtc="2023-11-13T12:15:00Z"/>
  <w16cex:commentExtensible w16cex:durableId="28FCBC75" w16cex:dateUtc="2023-11-13T12:17:00Z"/>
  <w16cex:commentExtensible w16cex:durableId="28FCBCDD" w16cex:dateUtc="2023-11-13T12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AC4D30C" w16cid:durableId="28FCB808"/>
  <w16cid:commentId w16cid:paraId="734F5322" w16cid:durableId="28FCB817"/>
  <w16cid:commentId w16cid:paraId="4D3519B3" w16cid:durableId="28FCB886"/>
  <w16cid:commentId w16cid:paraId="5C18730B" w16cid:durableId="28FCB898"/>
  <w16cid:commentId w16cid:paraId="092ACA9D" w16cid:durableId="28FCB8D4"/>
  <w16cid:commentId w16cid:paraId="5FEEB3BD" w16cid:durableId="28FCB8AC"/>
  <w16cid:commentId w16cid:paraId="2C6D1A8B" w16cid:durableId="28FCB8C5"/>
  <w16cid:commentId w16cid:paraId="74DB0A97" w16cid:durableId="28FCB8CF"/>
  <w16cid:commentId w16cid:paraId="509BEE77" w16cid:durableId="28FCB902"/>
  <w16cid:commentId w16cid:paraId="393FA9C7" w16cid:durableId="28FCB932"/>
  <w16cid:commentId w16cid:paraId="06CB0BB6" w16cid:durableId="28FCBA18"/>
  <w16cid:commentId w16cid:paraId="56C16381" w16cid:durableId="28FCBA43"/>
  <w16cid:commentId w16cid:paraId="1301F407" w16cid:durableId="28FCBA62"/>
  <w16cid:commentId w16cid:paraId="6D53B2AE" w16cid:durableId="28FCBAA7"/>
  <w16cid:commentId w16cid:paraId="7B9C2616" w16cid:durableId="28FCBB21"/>
  <w16cid:commentId w16cid:paraId="1B44624B" w16cid:durableId="28FCBB45"/>
  <w16cid:commentId w16cid:paraId="36039387" w16cid:durableId="28FCBBFC"/>
  <w16cid:commentId w16cid:paraId="074FA113" w16cid:durableId="28FCBC2C"/>
  <w16cid:commentId w16cid:paraId="6DCE2A73" w16cid:durableId="28FCBC75"/>
  <w16cid:commentId w16cid:paraId="0B286380" w16cid:durableId="28FCBCD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47B0EC" w14:textId="77777777" w:rsidR="001B5459" w:rsidRDefault="001B5459">
      <w:pPr>
        <w:spacing w:after="0" w:line="240" w:lineRule="auto"/>
      </w:pPr>
      <w:r>
        <w:separator/>
      </w:r>
    </w:p>
  </w:endnote>
  <w:endnote w:type="continuationSeparator" w:id="0">
    <w:p w14:paraId="7A43D881" w14:textId="77777777" w:rsidR="001B5459" w:rsidRDefault="001B54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620109" w14:textId="77777777" w:rsidR="001B5459" w:rsidRDefault="001B5459">
      <w:pPr>
        <w:spacing w:after="0" w:line="240" w:lineRule="auto"/>
      </w:pPr>
      <w:r>
        <w:separator/>
      </w:r>
    </w:p>
  </w:footnote>
  <w:footnote w:type="continuationSeparator" w:id="0">
    <w:p w14:paraId="4450E3D3" w14:textId="77777777" w:rsidR="001B5459" w:rsidRDefault="001B54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97D1D4" w14:textId="77777777" w:rsidR="00BC5AD1" w:rsidRPr="003C3C9E" w:rsidRDefault="001B5459">
    <w:pPr>
      <w:pStyle w:val="af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324D43"/>
    <w:multiLevelType w:val="hybridMultilevel"/>
    <w:tmpl w:val="69AC66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100C13"/>
    <w:multiLevelType w:val="hybridMultilevel"/>
    <w:tmpl w:val="EEEA44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206EF2"/>
    <w:multiLevelType w:val="hybridMultilevel"/>
    <w:tmpl w:val="22AED4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C93A23"/>
    <w:multiLevelType w:val="hybridMultilevel"/>
    <w:tmpl w:val="346C8176"/>
    <w:lvl w:ilvl="0" w:tplc="0652C2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CA79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E2D8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E89E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A87B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5CEF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5C47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EED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E2AB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DF7DA4"/>
    <w:multiLevelType w:val="hybridMultilevel"/>
    <w:tmpl w:val="9C0854A6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1923FA4"/>
    <w:multiLevelType w:val="hybridMultilevel"/>
    <w:tmpl w:val="2DE058E6"/>
    <w:lvl w:ilvl="0" w:tplc="DDB2B2F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A203B6"/>
    <w:multiLevelType w:val="hybridMultilevel"/>
    <w:tmpl w:val="967C78BA"/>
    <w:lvl w:ilvl="0" w:tplc="D80244F4">
      <w:start w:val="1"/>
      <w:numFmt w:val="decimal"/>
      <w:suff w:val="nothing"/>
      <w:lvlText w:val="%1."/>
      <w:lvlJc w:val="left"/>
      <w:pPr>
        <w:ind w:left="284" w:hanging="284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FA27D8"/>
    <w:multiLevelType w:val="hybridMultilevel"/>
    <w:tmpl w:val="225CA1E8"/>
    <w:lvl w:ilvl="0" w:tplc="11402064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1668B4"/>
    <w:multiLevelType w:val="multilevel"/>
    <w:tmpl w:val="3C0E5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4436374"/>
    <w:multiLevelType w:val="hybridMultilevel"/>
    <w:tmpl w:val="AF82B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4"/>
  </w:num>
  <w:num w:numId="5">
    <w:abstractNumId w:val="2"/>
  </w:num>
  <w:num w:numId="6">
    <w:abstractNumId w:val="8"/>
  </w:num>
  <w:num w:numId="7">
    <w:abstractNumId w:val="9"/>
  </w:num>
  <w:num w:numId="8">
    <w:abstractNumId w:val="7"/>
  </w:num>
  <w:num w:numId="9">
    <w:abstractNumId w:val="0"/>
  </w:num>
  <w:num w:numId="10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Александр Семенов">
    <w15:presenceInfo w15:providerId="Windows Live" w15:userId="2a28f92cd0ad702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8C8"/>
    <w:rsid w:val="00010C34"/>
    <w:rsid w:val="000214C8"/>
    <w:rsid w:val="0002524E"/>
    <w:rsid w:val="00030F32"/>
    <w:rsid w:val="000402B3"/>
    <w:rsid w:val="00044569"/>
    <w:rsid w:val="00051C83"/>
    <w:rsid w:val="00067CB1"/>
    <w:rsid w:val="00083D1E"/>
    <w:rsid w:val="00087285"/>
    <w:rsid w:val="000900D2"/>
    <w:rsid w:val="000C17C5"/>
    <w:rsid w:val="000C5659"/>
    <w:rsid w:val="000C73FB"/>
    <w:rsid w:val="000C7C47"/>
    <w:rsid w:val="000E401F"/>
    <w:rsid w:val="000F2558"/>
    <w:rsid w:val="00100726"/>
    <w:rsid w:val="0011051D"/>
    <w:rsid w:val="00116B43"/>
    <w:rsid w:val="00117180"/>
    <w:rsid w:val="00125E6A"/>
    <w:rsid w:val="001651DD"/>
    <w:rsid w:val="001834DF"/>
    <w:rsid w:val="00192965"/>
    <w:rsid w:val="00197E6A"/>
    <w:rsid w:val="001A07D9"/>
    <w:rsid w:val="001A7953"/>
    <w:rsid w:val="001B3068"/>
    <w:rsid w:val="001B4E78"/>
    <w:rsid w:val="001B5459"/>
    <w:rsid w:val="001B5CA3"/>
    <w:rsid w:val="001C0D27"/>
    <w:rsid w:val="001C0F4E"/>
    <w:rsid w:val="001C5D60"/>
    <w:rsid w:val="001D2A51"/>
    <w:rsid w:val="001D507B"/>
    <w:rsid w:val="001E0A6E"/>
    <w:rsid w:val="00201CFF"/>
    <w:rsid w:val="00201FC9"/>
    <w:rsid w:val="002149B6"/>
    <w:rsid w:val="00215648"/>
    <w:rsid w:val="0022181C"/>
    <w:rsid w:val="0022514C"/>
    <w:rsid w:val="00227B88"/>
    <w:rsid w:val="00250153"/>
    <w:rsid w:val="002555D2"/>
    <w:rsid w:val="00280716"/>
    <w:rsid w:val="00290172"/>
    <w:rsid w:val="00290D1B"/>
    <w:rsid w:val="002A7B44"/>
    <w:rsid w:val="002B704D"/>
    <w:rsid w:val="002C1857"/>
    <w:rsid w:val="002C2FA2"/>
    <w:rsid w:val="002D0682"/>
    <w:rsid w:val="002E7974"/>
    <w:rsid w:val="00313DA7"/>
    <w:rsid w:val="003161BF"/>
    <w:rsid w:val="00317847"/>
    <w:rsid w:val="00341428"/>
    <w:rsid w:val="00352543"/>
    <w:rsid w:val="00366442"/>
    <w:rsid w:val="003758F6"/>
    <w:rsid w:val="00376509"/>
    <w:rsid w:val="003767F0"/>
    <w:rsid w:val="00381AD0"/>
    <w:rsid w:val="00390DD7"/>
    <w:rsid w:val="003B302C"/>
    <w:rsid w:val="003C385E"/>
    <w:rsid w:val="003D4085"/>
    <w:rsid w:val="003D5AAB"/>
    <w:rsid w:val="003D5CB5"/>
    <w:rsid w:val="003D6345"/>
    <w:rsid w:val="003F0B48"/>
    <w:rsid w:val="004100C8"/>
    <w:rsid w:val="00423B24"/>
    <w:rsid w:val="00434BEB"/>
    <w:rsid w:val="00454589"/>
    <w:rsid w:val="004715A2"/>
    <w:rsid w:val="00473290"/>
    <w:rsid w:val="004871DB"/>
    <w:rsid w:val="0049288C"/>
    <w:rsid w:val="004A7D70"/>
    <w:rsid w:val="004B0DFA"/>
    <w:rsid w:val="004C06FA"/>
    <w:rsid w:val="004C528A"/>
    <w:rsid w:val="004C764B"/>
    <w:rsid w:val="004D39F0"/>
    <w:rsid w:val="004D628B"/>
    <w:rsid w:val="004D661C"/>
    <w:rsid w:val="004E1268"/>
    <w:rsid w:val="004E2F8C"/>
    <w:rsid w:val="004F6DCF"/>
    <w:rsid w:val="00506CDB"/>
    <w:rsid w:val="00532323"/>
    <w:rsid w:val="00544F49"/>
    <w:rsid w:val="00545073"/>
    <w:rsid w:val="005505C9"/>
    <w:rsid w:val="00556F84"/>
    <w:rsid w:val="0056132A"/>
    <w:rsid w:val="005829E5"/>
    <w:rsid w:val="005A0DA5"/>
    <w:rsid w:val="005A337C"/>
    <w:rsid w:val="005B0BCA"/>
    <w:rsid w:val="005B1196"/>
    <w:rsid w:val="005F507B"/>
    <w:rsid w:val="005F7479"/>
    <w:rsid w:val="00607534"/>
    <w:rsid w:val="00624F21"/>
    <w:rsid w:val="00625517"/>
    <w:rsid w:val="00657033"/>
    <w:rsid w:val="00662677"/>
    <w:rsid w:val="00673850"/>
    <w:rsid w:val="006A01AD"/>
    <w:rsid w:val="006A74BF"/>
    <w:rsid w:val="006B1E85"/>
    <w:rsid w:val="006C0DF7"/>
    <w:rsid w:val="006D1584"/>
    <w:rsid w:val="006E4DF7"/>
    <w:rsid w:val="007114B6"/>
    <w:rsid w:val="00725CFA"/>
    <w:rsid w:val="007262CE"/>
    <w:rsid w:val="007439EA"/>
    <w:rsid w:val="007715E2"/>
    <w:rsid w:val="00773B86"/>
    <w:rsid w:val="007802B7"/>
    <w:rsid w:val="007839CC"/>
    <w:rsid w:val="007974E0"/>
    <w:rsid w:val="007D3F7E"/>
    <w:rsid w:val="007E0BAB"/>
    <w:rsid w:val="0080375F"/>
    <w:rsid w:val="008055BE"/>
    <w:rsid w:val="00832F1C"/>
    <w:rsid w:val="00854650"/>
    <w:rsid w:val="0085664F"/>
    <w:rsid w:val="00860D0A"/>
    <w:rsid w:val="00870C8A"/>
    <w:rsid w:val="00887C59"/>
    <w:rsid w:val="00887CC2"/>
    <w:rsid w:val="008B7A15"/>
    <w:rsid w:val="008C022D"/>
    <w:rsid w:val="008D55D3"/>
    <w:rsid w:val="008E52DF"/>
    <w:rsid w:val="008E61CC"/>
    <w:rsid w:val="0090482C"/>
    <w:rsid w:val="0092140D"/>
    <w:rsid w:val="009334F1"/>
    <w:rsid w:val="00937BA1"/>
    <w:rsid w:val="009605F8"/>
    <w:rsid w:val="0097066B"/>
    <w:rsid w:val="00970BE8"/>
    <w:rsid w:val="009854AD"/>
    <w:rsid w:val="009A6AF0"/>
    <w:rsid w:val="009B501B"/>
    <w:rsid w:val="009B67B5"/>
    <w:rsid w:val="009B6EC1"/>
    <w:rsid w:val="009C5057"/>
    <w:rsid w:val="009C6A25"/>
    <w:rsid w:val="009E6690"/>
    <w:rsid w:val="009E77F4"/>
    <w:rsid w:val="00A04C4E"/>
    <w:rsid w:val="00A111A4"/>
    <w:rsid w:val="00A27FA2"/>
    <w:rsid w:val="00A33C0B"/>
    <w:rsid w:val="00A3600E"/>
    <w:rsid w:val="00A66609"/>
    <w:rsid w:val="00A776A3"/>
    <w:rsid w:val="00A80E65"/>
    <w:rsid w:val="00A9131C"/>
    <w:rsid w:val="00AA3A73"/>
    <w:rsid w:val="00AA42C7"/>
    <w:rsid w:val="00AA4916"/>
    <w:rsid w:val="00AA68AA"/>
    <w:rsid w:val="00AB62D3"/>
    <w:rsid w:val="00AC6115"/>
    <w:rsid w:val="00AD651B"/>
    <w:rsid w:val="00AD65BC"/>
    <w:rsid w:val="00AE020D"/>
    <w:rsid w:val="00B10446"/>
    <w:rsid w:val="00B14782"/>
    <w:rsid w:val="00B14A62"/>
    <w:rsid w:val="00B2082D"/>
    <w:rsid w:val="00B31EBE"/>
    <w:rsid w:val="00B35A59"/>
    <w:rsid w:val="00B47376"/>
    <w:rsid w:val="00B55785"/>
    <w:rsid w:val="00B64D36"/>
    <w:rsid w:val="00B67D3B"/>
    <w:rsid w:val="00B725CB"/>
    <w:rsid w:val="00B760E2"/>
    <w:rsid w:val="00B8751A"/>
    <w:rsid w:val="00B91914"/>
    <w:rsid w:val="00B97BC8"/>
    <w:rsid w:val="00B97E2B"/>
    <w:rsid w:val="00BA1BAB"/>
    <w:rsid w:val="00BB504E"/>
    <w:rsid w:val="00BC333B"/>
    <w:rsid w:val="00BD5564"/>
    <w:rsid w:val="00BE4FB9"/>
    <w:rsid w:val="00C24C17"/>
    <w:rsid w:val="00C401D0"/>
    <w:rsid w:val="00C44A48"/>
    <w:rsid w:val="00C568C0"/>
    <w:rsid w:val="00C66959"/>
    <w:rsid w:val="00C677F7"/>
    <w:rsid w:val="00C753DF"/>
    <w:rsid w:val="00C7776E"/>
    <w:rsid w:val="00CA73BD"/>
    <w:rsid w:val="00CB362C"/>
    <w:rsid w:val="00CC2505"/>
    <w:rsid w:val="00CC2FB6"/>
    <w:rsid w:val="00CD14F7"/>
    <w:rsid w:val="00CE07DB"/>
    <w:rsid w:val="00CE229E"/>
    <w:rsid w:val="00D025C0"/>
    <w:rsid w:val="00D120B6"/>
    <w:rsid w:val="00D14EB7"/>
    <w:rsid w:val="00D2025F"/>
    <w:rsid w:val="00D21976"/>
    <w:rsid w:val="00D657C8"/>
    <w:rsid w:val="00D74216"/>
    <w:rsid w:val="00D752F9"/>
    <w:rsid w:val="00D82C41"/>
    <w:rsid w:val="00D85FFA"/>
    <w:rsid w:val="00DA0E7D"/>
    <w:rsid w:val="00DB4685"/>
    <w:rsid w:val="00DC7EF6"/>
    <w:rsid w:val="00DD613E"/>
    <w:rsid w:val="00DF035E"/>
    <w:rsid w:val="00E00E69"/>
    <w:rsid w:val="00E13F56"/>
    <w:rsid w:val="00E2104F"/>
    <w:rsid w:val="00E32FE2"/>
    <w:rsid w:val="00E35F35"/>
    <w:rsid w:val="00E366B8"/>
    <w:rsid w:val="00E67237"/>
    <w:rsid w:val="00E779EC"/>
    <w:rsid w:val="00E951BB"/>
    <w:rsid w:val="00EA48C8"/>
    <w:rsid w:val="00EB141C"/>
    <w:rsid w:val="00EB32D9"/>
    <w:rsid w:val="00EB419F"/>
    <w:rsid w:val="00ED1537"/>
    <w:rsid w:val="00EE4B57"/>
    <w:rsid w:val="00EE747F"/>
    <w:rsid w:val="00F1680F"/>
    <w:rsid w:val="00F1747C"/>
    <w:rsid w:val="00F212BD"/>
    <w:rsid w:val="00F21ECE"/>
    <w:rsid w:val="00F34678"/>
    <w:rsid w:val="00F35179"/>
    <w:rsid w:val="00F54A93"/>
    <w:rsid w:val="00F5609D"/>
    <w:rsid w:val="00F667C8"/>
    <w:rsid w:val="00F66F82"/>
    <w:rsid w:val="00F737B3"/>
    <w:rsid w:val="00F86930"/>
    <w:rsid w:val="00F86BE1"/>
    <w:rsid w:val="00FA5B4F"/>
    <w:rsid w:val="00FC05BC"/>
    <w:rsid w:val="00FC188C"/>
    <w:rsid w:val="00FE6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7BE31"/>
  <w15:chartTrackingRefBased/>
  <w15:docId w15:val="{01F6E05D-90D0-4899-B84A-64017D685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1A4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F737B3"/>
    <w:pPr>
      <w:keepNext/>
      <w:keepLines/>
      <w:spacing w:before="240" w:after="0" w:line="480" w:lineRule="auto"/>
      <w:jc w:val="left"/>
      <w:outlineLvl w:val="0"/>
    </w:pPr>
    <w:rPr>
      <w:rFonts w:eastAsiaTheme="majorEastAsia" w:cstheme="majorBidi"/>
      <w:b/>
      <w:cap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rsid w:val="00F54A93"/>
    <w:pPr>
      <w:spacing w:after="0" w:line="480" w:lineRule="auto"/>
      <w:contextualSpacing/>
      <w:jc w:val="left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F54A93"/>
    <w:rPr>
      <w:rFonts w:ascii="Times New Roman" w:eastAsiaTheme="majorEastAsia" w:hAnsi="Times New Roman" w:cstheme="majorBidi"/>
      <w:b/>
      <w:caps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F737B3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5">
    <w:name w:val="List Paragraph"/>
    <w:basedOn w:val="a"/>
    <w:uiPriority w:val="34"/>
    <w:rsid w:val="008C022D"/>
    <w:pPr>
      <w:ind w:left="720"/>
      <w:contextualSpacing/>
    </w:pPr>
  </w:style>
  <w:style w:type="table" w:styleId="a6">
    <w:name w:val="Table Grid"/>
    <w:basedOn w:val="a1"/>
    <w:uiPriority w:val="39"/>
    <w:rsid w:val="00AA49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1B3068"/>
    <w:rPr>
      <w:color w:val="808080"/>
    </w:rPr>
  </w:style>
  <w:style w:type="character" w:styleId="a8">
    <w:name w:val="annotation reference"/>
    <w:basedOn w:val="a0"/>
    <w:uiPriority w:val="99"/>
    <w:semiHidden/>
    <w:unhideWhenUsed/>
    <w:rsid w:val="00067CB1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67CB1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67CB1"/>
    <w:rPr>
      <w:rFonts w:ascii="Times New Roman" w:hAnsi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67CB1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67CB1"/>
    <w:rPr>
      <w:rFonts w:ascii="Times New Roman" w:hAnsi="Times New Roman"/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067C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67CB1"/>
    <w:rPr>
      <w:rFonts w:ascii="Segoe UI" w:hAnsi="Segoe UI" w:cs="Segoe UI"/>
      <w:sz w:val="18"/>
      <w:szCs w:val="18"/>
    </w:rPr>
  </w:style>
  <w:style w:type="character" w:customStyle="1" w:styleId="MTConvertedEquation">
    <w:name w:val="MTConvertedEquation"/>
    <w:basedOn w:val="a0"/>
    <w:rsid w:val="007439EA"/>
    <w:rPr>
      <w:rFonts w:ascii="Cambria Math" w:hAnsi="Cambria Math"/>
      <w:i/>
      <w:lang w:val="en-US"/>
    </w:rPr>
  </w:style>
  <w:style w:type="paragraph" w:styleId="af">
    <w:name w:val="header"/>
    <w:basedOn w:val="a"/>
    <w:link w:val="af0"/>
    <w:uiPriority w:val="99"/>
    <w:unhideWhenUsed/>
    <w:rsid w:val="00B14A62"/>
    <w:pPr>
      <w:tabs>
        <w:tab w:val="center" w:pos="4677"/>
        <w:tab w:val="right" w:pos="9355"/>
      </w:tabs>
      <w:spacing w:after="0" w:line="240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Верхний колонтитул Знак"/>
    <w:basedOn w:val="a0"/>
    <w:link w:val="af"/>
    <w:uiPriority w:val="99"/>
    <w:rsid w:val="00B14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6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447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287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1549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210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microsoft.com/office/2011/relationships/commentsExtended" Target="commentsExtended.xml"/><Relationship Id="rId51" Type="http://schemas.openxmlformats.org/officeDocument/2006/relationships/image" Target="media/image41.png"/><Relationship Id="rId72" Type="http://schemas.microsoft.com/office/2011/relationships/people" Target="people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microsoft.com/office/2018/08/relationships/commentsExtensible" Target="commentsExtensible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comments" Target="comments.xml"/><Relationship Id="rId7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ГОСТ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24</Pages>
  <Words>1246</Words>
  <Characters>7108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Александр Семенов</cp:lastModifiedBy>
  <cp:revision>3</cp:revision>
  <dcterms:created xsi:type="dcterms:W3CDTF">2023-11-09T14:38:00Z</dcterms:created>
  <dcterms:modified xsi:type="dcterms:W3CDTF">2023-11-13T12:19:00Z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