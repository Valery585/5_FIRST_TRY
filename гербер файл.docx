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77777777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гербер файлов.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5C5C961E" w:rsidR="00B14A62" w:rsidRPr="00893030" w:rsidRDefault="0004245E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помощью</w:t>
      </w:r>
      <w:r w:rsidR="00B14A62"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="00B14A62"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="00B14A62" w:rsidRPr="00893030">
        <w:rPr>
          <w:rFonts w:cs="Times New Roman"/>
          <w:szCs w:val="28"/>
        </w:rPr>
        <w:t xml:space="preserve"> настраивается: </w:t>
      </w:r>
    </w:p>
    <w:p w14:paraId="4E3AE6A7" w14:textId="2D27030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количество слоев платы, их толщина и материал </w:t>
      </w:r>
    </w:p>
    <w:p w14:paraId="44AF70AE" w14:textId="27EE3ABC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зазор между объектами в сигнальных слоях 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527D31D9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минимальное расстояние между объектами </w:t>
      </w:r>
    </w:p>
    <w:p w14:paraId="432049C6" w14:textId="1F09B54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минимальные размеры объектов в сигнальных слоях и между отверстиями. </w:t>
      </w:r>
    </w:p>
    <w:p w14:paraId="48BB0A05" w14:textId="1E863E1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proofErr w:type="spellStart"/>
      <w:r w:rsidRPr="000400FD">
        <w:rPr>
          <w:rFonts w:cs="Times New Roman"/>
          <w:szCs w:val="28"/>
          <w:lang w:val="en-US"/>
        </w:rPr>
        <w:t>smds</w:t>
      </w:r>
      <w:proofErr w:type="spellEnd"/>
      <w:r w:rsidR="000400FD" w:rsidRPr="000400FD">
        <w:rPr>
          <w:rFonts w:cs="Times New Roman"/>
          <w:szCs w:val="28"/>
        </w:rPr>
        <w:t>»</w:t>
      </w:r>
    </w:p>
    <w:p w14:paraId="4A7C3A88" w14:textId="4967647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>, служащие разметкой нанесения слоя для пайки, защищающего от наплыва припоя и упрощающее пайку в целом.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304B21D8" w:rsidR="000400FD" w:rsidRPr="008539AE" w:rsidRDefault="001A74C1" w:rsidP="008539AE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3074" wp14:editId="34760FDB">
            <wp:extent cx="2867025" cy="2228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526D86B0" w:rsidR="00B14A62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Разные производители печатных плат </w:t>
      </w:r>
      <w:r w:rsidR="001A74C1" w:rsidRPr="001A74C1">
        <w:rPr>
          <w:rFonts w:cs="Times New Roman"/>
          <w:szCs w:val="28"/>
        </w:rPr>
        <w:t>(</w:t>
      </w:r>
      <w:r w:rsidR="001A74C1">
        <w:rPr>
          <w:rFonts w:cs="Times New Roman"/>
          <w:szCs w:val="28"/>
        </w:rPr>
        <w:t>«</w:t>
      </w:r>
      <w:proofErr w:type="spellStart"/>
      <w:r w:rsidR="001A74C1">
        <w:rPr>
          <w:rFonts w:cs="Times New Roman"/>
          <w:szCs w:val="28"/>
          <w:lang w:val="en-US"/>
        </w:rPr>
        <w:t>Rezonit</w:t>
      </w:r>
      <w:proofErr w:type="spellEnd"/>
      <w:r w:rsidR="001A74C1">
        <w:rPr>
          <w:rFonts w:cs="Times New Roman"/>
          <w:szCs w:val="28"/>
        </w:rPr>
        <w:t>», «</w:t>
      </w:r>
      <w:proofErr w:type="spellStart"/>
      <w:r w:rsidR="001A74C1">
        <w:rPr>
          <w:rFonts w:cs="Times New Roman"/>
          <w:szCs w:val="28"/>
          <w:lang w:val="en-US"/>
        </w:rPr>
        <w:t>pcbWay</w:t>
      </w:r>
      <w:proofErr w:type="spellEnd"/>
      <w:r w:rsidR="001A74C1">
        <w:rPr>
          <w:rFonts w:cs="Times New Roman"/>
          <w:szCs w:val="28"/>
        </w:rPr>
        <w:t>» или «</w:t>
      </w:r>
      <w:r w:rsidR="001A74C1">
        <w:rPr>
          <w:rFonts w:cs="Times New Roman"/>
          <w:szCs w:val="28"/>
          <w:lang w:val="en-US"/>
        </w:rPr>
        <w:t>JLCPCB</w:t>
      </w:r>
      <w:r w:rsidR="001A74C1">
        <w:rPr>
          <w:rFonts w:cs="Times New Roman"/>
          <w:szCs w:val="28"/>
        </w:rPr>
        <w:t>»</w:t>
      </w:r>
      <w:r w:rsidR="001A74C1" w:rsidRPr="001A74C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>, и соответственно требуют соблюдения своих правил</w:t>
      </w:r>
      <w:r w:rsidR="001A74C1" w:rsidRPr="001A74C1">
        <w:rPr>
          <w:rFonts w:cs="Times New Roman"/>
          <w:szCs w:val="28"/>
        </w:rPr>
        <w:t>.</w:t>
      </w:r>
    </w:p>
    <w:p w14:paraId="25E7BC3D" w14:textId="0F0F2D26" w:rsidR="001A74C1" w:rsidRPr="00AD2C4F" w:rsidRDefault="001A74C1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мы откроем окно настроек 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 xml:space="preserve">, мы можем как настроить их самостоятельно, так и экспортировать готовый документ </w:t>
      </w:r>
      <w:proofErr w:type="gramStart"/>
      <w:r>
        <w:rPr>
          <w:rFonts w:cs="Times New Roman"/>
          <w:szCs w:val="28"/>
        </w:rPr>
        <w:t>формата .</w:t>
      </w:r>
      <w:proofErr w:type="spellStart"/>
      <w:r>
        <w:rPr>
          <w:rFonts w:cs="Times New Roman"/>
          <w:szCs w:val="28"/>
          <w:lang w:val="en-US"/>
        </w:rPr>
        <w:t>dru</w:t>
      </w:r>
      <w:proofErr w:type="spellEnd"/>
      <w:proofErr w:type="gramEnd"/>
      <w:r w:rsidR="00AD2C4F">
        <w:rPr>
          <w:rFonts w:cs="Times New Roman"/>
          <w:szCs w:val="28"/>
        </w:rPr>
        <w:t>, для этого нажимаем «загрузить» (смотреть рисунок 2)</w:t>
      </w:r>
      <w:r>
        <w:rPr>
          <w:rFonts w:cs="Times New Roman"/>
          <w:szCs w:val="28"/>
        </w:rPr>
        <w:t>.</w:t>
      </w:r>
      <w:r w:rsidR="00AD2C4F">
        <w:rPr>
          <w:rFonts w:cs="Times New Roman"/>
          <w:szCs w:val="28"/>
        </w:rPr>
        <w:t xml:space="preserve"> </w:t>
      </w:r>
    </w:p>
    <w:p w14:paraId="5716BBD1" w14:textId="6E651133" w:rsidR="000400FD" w:rsidRDefault="00AD2C4F" w:rsidP="008539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0E259A" wp14:editId="666FE9B1">
            <wp:extent cx="41529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21D" w14:textId="51369944" w:rsidR="00B14A62" w:rsidRPr="00AD2C4F" w:rsidRDefault="00B14A62" w:rsidP="000400F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r w:rsidR="0004245E">
        <w:rPr>
          <w:rFonts w:cs="Times New Roman"/>
          <w:szCs w:val="28"/>
        </w:rPr>
        <w:t>Н</w:t>
      </w:r>
      <w:r w:rsidR="0004245E" w:rsidRPr="00893030">
        <w:rPr>
          <w:rFonts w:cs="Times New Roman"/>
          <w:szCs w:val="28"/>
        </w:rPr>
        <w:t xml:space="preserve">ачальные </w:t>
      </w:r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36A29BCC" w14:textId="4BBAD40F" w:rsidR="00AD2C4F" w:rsidRPr="00AD2C4F" w:rsidRDefault="00AD2C4F" w:rsidP="00AD2C4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нас откроется выбор набора правил </w:t>
      </w:r>
      <w:r>
        <w:rPr>
          <w:rFonts w:cs="Times New Roman"/>
          <w:szCs w:val="28"/>
          <w:lang w:val="en-US"/>
        </w:rPr>
        <w:t>DRC</w:t>
      </w:r>
      <w:r w:rsidRPr="00AD2C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двухслойных и четырехслойных плат производителей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Rezonit</w:t>
      </w:r>
      <w:proofErr w:type="spellEnd"/>
      <w:r>
        <w:rPr>
          <w:rFonts w:cs="Times New Roman"/>
          <w:szCs w:val="28"/>
        </w:rPr>
        <w:t>», «</w:t>
      </w:r>
      <w:proofErr w:type="spellStart"/>
      <w:r>
        <w:rPr>
          <w:rFonts w:cs="Times New Roman"/>
          <w:szCs w:val="28"/>
          <w:lang w:val="en-US"/>
        </w:rPr>
        <w:t>pcbWay</w:t>
      </w:r>
      <w:proofErr w:type="spellEnd"/>
      <w:r>
        <w:rPr>
          <w:rFonts w:cs="Times New Roman"/>
          <w:szCs w:val="28"/>
        </w:rPr>
        <w:t>» и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(смотреть рисунок 3).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1CD89DAD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r w:rsidR="0004245E">
        <w:rPr>
          <w:rFonts w:cs="Times New Roman"/>
          <w:szCs w:val="28"/>
        </w:rPr>
        <w:t>О</w:t>
      </w:r>
      <w:r w:rsidR="0004245E" w:rsidRPr="00DF0A8B">
        <w:rPr>
          <w:rFonts w:cs="Times New Roman"/>
          <w:szCs w:val="28"/>
        </w:rPr>
        <w:t xml:space="preserve">бщий </w:t>
      </w:r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3A76EF1F" w:rsidR="00DF0A8B" w:rsidRPr="00DF0A8B" w:rsidRDefault="00AD2C4F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</w:t>
      </w:r>
      <w:r w:rsidR="00DF0A8B">
        <w:rPr>
          <w:rFonts w:cs="Times New Roman"/>
          <w:szCs w:val="28"/>
        </w:rPr>
        <w:t xml:space="preserve"> минималь</w:t>
      </w:r>
      <w:r>
        <w:rPr>
          <w:rFonts w:cs="Times New Roman"/>
          <w:szCs w:val="28"/>
        </w:rPr>
        <w:t>ное расстояние между объектами,</w:t>
      </w:r>
      <w:r w:rsidR="00DF0A8B">
        <w:rPr>
          <w:rFonts w:cs="Times New Roman"/>
          <w:szCs w:val="28"/>
        </w:rPr>
        <w:t xml:space="preserve"> размеры объектов</w:t>
      </w:r>
      <w:r>
        <w:rPr>
          <w:rFonts w:cs="Times New Roman"/>
          <w:szCs w:val="28"/>
        </w:rPr>
        <w:t xml:space="preserve"> и </w:t>
      </w:r>
      <w:r w:rsidR="00264DCF">
        <w:rPr>
          <w:rFonts w:cs="Times New Roman"/>
          <w:szCs w:val="28"/>
        </w:rPr>
        <w:t>их формы</w:t>
      </w:r>
      <w:r w:rsidR="00DF0A8B"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="00DF0A8B" w:rsidRPr="00DF0A8B">
        <w:rPr>
          <w:rFonts w:cs="Times New Roman"/>
          <w:szCs w:val="28"/>
        </w:rPr>
        <w:t>.</w:t>
      </w:r>
    </w:p>
    <w:p w14:paraId="54F2DBFF" w14:textId="7C8510F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</w:t>
      </w:r>
      <w:r w:rsidR="00AD2C4F">
        <w:rPr>
          <w:rFonts w:cs="Times New Roman"/>
          <w:szCs w:val="28"/>
        </w:rPr>
        <w:t xml:space="preserve"> (смотреть рисунок 4)</w:t>
      </w:r>
      <w:r w:rsidRPr="00893030">
        <w:rPr>
          <w:rFonts w:cs="Times New Roman"/>
          <w:szCs w:val="28"/>
        </w:rPr>
        <w:t>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3651D2EE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r w:rsidR="0004245E">
        <w:rPr>
          <w:rFonts w:cs="Times New Roman"/>
          <w:szCs w:val="28"/>
        </w:rPr>
        <w:t>И</w:t>
      </w:r>
      <w:r w:rsidR="0004245E" w:rsidRPr="00264DCF">
        <w:rPr>
          <w:rFonts w:cs="Times New Roman"/>
          <w:szCs w:val="28"/>
        </w:rPr>
        <w:t xml:space="preserve">змененное </w:t>
      </w:r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6EAA595D" w:rsidR="00B14A62" w:rsidRPr="00893030" w:rsidRDefault="001A74C1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программа выведет на экран</w:t>
      </w:r>
      <w:r w:rsidR="00B14A62" w:rsidRPr="00264DCF">
        <w:rPr>
          <w:rFonts w:cs="Times New Roman"/>
          <w:szCs w:val="28"/>
        </w:rPr>
        <w:t xml:space="preserve"> ошибки о нарушении правил </w:t>
      </w:r>
      <w:r w:rsidR="00B14A62" w:rsidRPr="00264DCF">
        <w:rPr>
          <w:rFonts w:cs="Times New Roman"/>
          <w:szCs w:val="28"/>
          <w:lang w:val="en-US"/>
        </w:rPr>
        <w:t>DRC</w:t>
      </w:r>
      <w:r w:rsidR="00AD2C4F">
        <w:rPr>
          <w:rFonts w:cs="Times New Roman"/>
          <w:szCs w:val="28"/>
        </w:rPr>
        <w:t xml:space="preserve"> (рисунок 6)</w:t>
      </w:r>
      <w:r w:rsidR="00B14A62" w:rsidRPr="00264DCF">
        <w:rPr>
          <w:rFonts w:cs="Times New Roman"/>
          <w:szCs w:val="28"/>
        </w:rPr>
        <w:t>.</w:t>
      </w:r>
      <w:r w:rsidR="00B14A62"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="00B14A62"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="00B14A62" w:rsidRPr="00893030">
        <w:rPr>
          <w:rFonts w:cs="Times New Roman"/>
          <w:szCs w:val="28"/>
        </w:rPr>
        <w:t xml:space="preserve"> </w:t>
      </w:r>
      <w:r w:rsidR="00B14A62" w:rsidRPr="00893030">
        <w:rPr>
          <w:rFonts w:cs="Times New Roman"/>
          <w:szCs w:val="28"/>
          <w:lang w:val="en-US"/>
        </w:rPr>
        <w:t>Errors</w:t>
      </w:r>
      <w:r w:rsidR="00AD2C4F">
        <w:rPr>
          <w:rFonts w:cs="Times New Roman"/>
          <w:szCs w:val="28"/>
        </w:rPr>
        <w:t xml:space="preserve"> (Рисунок</w:t>
      </w:r>
      <w:r w:rsidR="00B14A62" w:rsidRPr="00893030">
        <w:rPr>
          <w:rFonts w:cs="Times New Roman"/>
          <w:szCs w:val="28"/>
        </w:rPr>
        <w:t xml:space="preserve">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4ED4E514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r w:rsidR="0004245E" w:rsidRPr="00893030">
        <w:rPr>
          <w:rFonts w:cs="Times New Roman"/>
          <w:szCs w:val="28"/>
        </w:rPr>
        <w:t>программа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48A1C2B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).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235F9178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 w:rsidRPr="00DB654A">
        <w:rPr>
          <w:rFonts w:cs="Times New Roman"/>
          <w:szCs w:val="28"/>
        </w:rPr>
        <w:t>«</w:t>
      </w:r>
      <w:r w:rsidR="00AD2C4F" w:rsidRPr="00DB654A">
        <w:rPr>
          <w:rFonts w:cs="Times New Roman"/>
          <w:szCs w:val="28"/>
          <w:lang w:val="en-US"/>
        </w:rPr>
        <w:t>DIMENS</w:t>
      </w:r>
      <w:r w:rsidRPr="00DB654A">
        <w:rPr>
          <w:rFonts w:cs="Times New Roman"/>
          <w:szCs w:val="28"/>
          <w:lang w:val="en-US"/>
        </w:rPr>
        <w:t>ION</w:t>
      </w:r>
      <w:r w:rsidR="00264DCF" w:rsidRPr="00DB654A">
        <w:rPr>
          <w:rFonts w:cs="Times New Roman"/>
          <w:szCs w:val="28"/>
        </w:rPr>
        <w:t>»</w:t>
      </w:r>
    </w:p>
    <w:p w14:paraId="4F5D213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 платы и отверстия.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245C5D0C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="0004245E" w:rsidRPr="00264DCF">
        <w:rPr>
          <w:rFonts w:cs="Times New Roman"/>
          <w:szCs w:val="28"/>
          <w:lang w:val="en-US"/>
        </w:rPr>
        <w:t>Dimension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066A4E89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proofErr w:type="gramStart"/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="00DB654A">
        <w:rPr>
          <w:rFonts w:cs="Times New Roman"/>
          <w:szCs w:val="28"/>
        </w:rPr>
        <w:t xml:space="preserve"> и</w:t>
      </w:r>
      <w:proofErr w:type="gramEnd"/>
      <w:r w:rsidR="00DB654A">
        <w:rPr>
          <w:rFonts w:cs="Times New Roman"/>
          <w:szCs w:val="28"/>
        </w:rPr>
        <w:t xml:space="preserve"> дорожками </w:t>
      </w:r>
      <w:r w:rsidRPr="00846A49">
        <w:rPr>
          <w:rFonts w:cs="Times New Roman"/>
          <w:szCs w:val="28"/>
        </w:rPr>
        <w:t>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</w:rPr>
        <w:t>футпринта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4128FF04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r w:rsidR="000C3383" w:rsidRPr="00893030">
        <w:rPr>
          <w:rFonts w:cs="Times New Roman"/>
          <w:szCs w:val="28"/>
        </w:rPr>
        <w:t>игнорировать в случае, если</w:t>
      </w:r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>к 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</w:t>
      </w:r>
      <w:r w:rsidRPr="00893030">
        <w:rPr>
          <w:rFonts w:cs="Times New Roman"/>
          <w:szCs w:val="28"/>
        </w:rPr>
        <w:lastRenderedPageBreak/>
        <w:t xml:space="preserve">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proofErr w:type="spellStart"/>
      <w:r w:rsidR="00EC4335" w:rsidRPr="00EC4335">
        <w:rPr>
          <w:rFonts w:cs="Times New Roman"/>
          <w:szCs w:val="28"/>
        </w:rPr>
        <w:t>соответсвенно</w:t>
      </w:r>
      <w:proofErr w:type="spellEnd"/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печати платы помешает созданию</w:t>
      </w:r>
      <w:r w:rsidRPr="00EC4335">
        <w:rPr>
          <w:rFonts w:cs="Times New Roman"/>
          <w:szCs w:val="28"/>
        </w:rPr>
        <w:t xml:space="preserve"> термальных </w:t>
      </w:r>
      <w:proofErr w:type="spellStart"/>
      <w:r w:rsidRPr="00EC4335">
        <w:rPr>
          <w:rFonts w:cs="Times New Roman"/>
          <w:szCs w:val="28"/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64361ACE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B654A">
        <w:rPr>
          <w:rFonts w:cs="Times New Roman"/>
          <w:szCs w:val="28"/>
        </w:rPr>
        <w:t xml:space="preserve"> 12 – Пример преднамеренной ошибки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586117A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del w:id="0" w:author="Александр Александр" w:date="2023-11-17T13:41:00Z">
        <w:r w:rsidRPr="00893030" w:rsidDel="000C3383">
          <w:rPr>
            <w:rFonts w:cs="Times New Roman"/>
            <w:szCs w:val="28"/>
          </w:rPr>
          <w:delText>значок</w:delText>
        </w:r>
      </w:del>
      <w:ins w:id="1" w:author="Александр Александр" w:date="2023-11-17T13:41:00Z">
        <w:r w:rsidR="000C3383" w:rsidRPr="00893030">
          <w:rPr>
            <w:rFonts w:cs="Times New Roman"/>
            <w:szCs w:val="28"/>
          </w:rPr>
          <w:t>значок,</w:t>
        </w:r>
      </w:ins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 xml:space="preserve">Name: BOT; layers: Bottom, Pads,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>, Dimension; filename: %N/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3F60F5B7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del w:id="2" w:author="Александр Александр" w:date="2023-11-17T13:42:00Z">
        <w:r w:rsidRPr="00893030" w:rsidDel="000C3383">
          <w:rPr>
            <w:rFonts w:cs="Times New Roman"/>
            <w:szCs w:val="28"/>
          </w:rPr>
          <w:delText>можно использовать</w:delText>
        </w:r>
      </w:del>
      <w:ins w:id="3" w:author="Александр Александр" w:date="2023-11-17T13:42:00Z">
        <w:r w:rsidR="000C3383" w:rsidRPr="00893030">
          <w:rPr>
            <w:rFonts w:cs="Times New Roman"/>
            <w:szCs w:val="28"/>
          </w:rPr>
          <w:t>можно использовать,</w:t>
        </w:r>
      </w:ins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активации настроек, у нас проставляются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0FC921C1" w:rsidR="00B14A62" w:rsidRPr="00893030" w:rsidRDefault="000C3383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Гербер</w:t>
      </w:r>
      <w:r w:rsidR="00B14A62"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r w:rsidR="000C3383">
        <w:rPr>
          <w:rFonts w:cs="Times New Roman"/>
          <w:szCs w:val="28"/>
        </w:rPr>
        <w:t xml:space="preserve"> с</w:t>
      </w:r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5B10EC0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6F947FE4" w14:textId="44741BE5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Регистрируемся на сайте </w:t>
      </w:r>
      <w:r w:rsidR="00CE6D7C">
        <w:rPr>
          <w:rFonts w:cs="Times New Roman"/>
          <w:szCs w:val="28"/>
        </w:rPr>
        <w:t>«Резонит»</w:t>
      </w:r>
      <w:r w:rsidRPr="00893030">
        <w:rPr>
          <w:rFonts w:cs="Times New Roman"/>
          <w:szCs w:val="28"/>
        </w:rPr>
        <w:t xml:space="preserve">. 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355F099E" w14:textId="2D5C3E96" w:rsidR="00CE6D7C" w:rsidRDefault="00B14A62" w:rsidP="00A8104D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C131314" w14:textId="65AAC835" w:rsidR="00A8104D" w:rsidRPr="00A8104D" w:rsidRDefault="00A8104D" w:rsidP="00A8104D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При формировании документа создается лишний файл, особо не влияющий на производство платы, однако он не определяется как слой, и его следует удалить. Этот файл – «</w:t>
      </w:r>
      <w:proofErr w:type="spellStart"/>
      <w:r>
        <w:rPr>
          <w:rFonts w:cs="Times New Roman"/>
          <w:szCs w:val="28"/>
          <w:lang w:val="en-US"/>
        </w:rPr>
        <w:t>CAMOouputs</w:t>
      </w:r>
      <w:proofErr w:type="spellEnd"/>
      <w:r>
        <w:rPr>
          <w:rFonts w:cs="Times New Roman"/>
          <w:szCs w:val="28"/>
        </w:rPr>
        <w:t>»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6571EB93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 xml:space="preserve">Рисунок 20 – Окно выбора </w:t>
      </w:r>
      <w:proofErr w:type="spellStart"/>
      <w:r w:rsidRPr="00065DBD">
        <w:rPr>
          <w:rFonts w:cs="Times New Roman"/>
          <w:szCs w:val="28"/>
        </w:rPr>
        <w:t>панелизации</w:t>
      </w:r>
      <w:proofErr w:type="spellEnd"/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748F9A9D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</w:t>
      </w:r>
      <w:proofErr w:type="spellStart"/>
      <w:r w:rsidR="00065DBD" w:rsidRPr="00065DBD">
        <w:rPr>
          <w:rFonts w:cs="Times New Roman"/>
          <w:szCs w:val="28"/>
        </w:rPr>
        <w:t>панелизации</w:t>
      </w:r>
      <w:proofErr w:type="spellEnd"/>
      <w:r w:rsidR="00065DBD" w:rsidRPr="00065DBD">
        <w:rPr>
          <w:rFonts w:cs="Times New Roman"/>
          <w:szCs w:val="28"/>
        </w:rPr>
        <w:t xml:space="preserve">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1B2D908" w14:textId="7777777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51FE0C0C" w:rsidR="00B14A62" w:rsidRPr="00B14A62" w:rsidRDefault="00065DBD" w:rsidP="00B14A62">
      <w:r w:rsidRPr="00B442B8">
        <w:t xml:space="preserve">Переименовываем и настраиваем слои </w:t>
      </w:r>
      <w:r w:rsidR="00B442B8" w:rsidRPr="00B442B8">
        <w:t>как показано на рисунках</w:t>
      </w:r>
      <w:r w:rsidR="00B14A62" w:rsidRPr="00B442B8">
        <w:t xml:space="preserve">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AEF" w14:textId="621DF189" w:rsidR="00B442B8" w:rsidRDefault="00B14A62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 w:rsidRPr="00B442B8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C3383">
        <w:rPr>
          <w:rFonts w:cs="Times New Roman"/>
          <w:noProof/>
          <w:szCs w:val="28"/>
          <w:highlight w:val="red"/>
          <w:lang w:eastAsia="ru-RU"/>
          <w:rPrChange w:id="4" w:author="Александр Александр" w:date="2023-11-17T13:45:00Z">
            <w:rPr>
              <w:rFonts w:cs="Times New Roman"/>
              <w:noProof/>
              <w:szCs w:val="28"/>
              <w:lang w:eastAsia="ru-RU"/>
            </w:rPr>
          </w:rPrChange>
        </w:rPr>
        <w:t>Рисунки 24-34</w:t>
      </w:r>
      <w:r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28C6518E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0C3383">
        <w:rPr>
          <w:rFonts w:cs="Times New Roman"/>
          <w:noProof/>
          <w:szCs w:val="28"/>
          <w:lang w:eastAsia="ru-RU"/>
        </w:rPr>
        <w:t>необходимо</w:t>
      </w:r>
      <w:r w:rsidR="000C3383" w:rsidRPr="00B442B8">
        <w:rPr>
          <w:rFonts w:cs="Times New Roman"/>
          <w:noProof/>
          <w:szCs w:val="28"/>
          <w:lang w:eastAsia="ru-RU"/>
        </w:rPr>
        <w:t xml:space="preserve"> </w:t>
      </w:r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r w:rsidR="000C3383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гербер файл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285881C0">
            <wp:extent cx="5318619" cy="3248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298" cy="32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7E45A7A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14B2F65A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2E7CB10E">
            <wp:extent cx="2715336" cy="37242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8093" cy="37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53F9DB1C" w:rsidR="00B14A62" w:rsidRPr="00893030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B14A62">
        <w:rPr>
          <w:rFonts w:cs="Times New Roman"/>
          <w:szCs w:val="28"/>
        </w:rPr>
        <w:t>40.</w:t>
      </w:r>
    </w:p>
    <w:p w14:paraId="33579218" w14:textId="29A8E159" w:rsidR="00B442B8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5DB69216">
            <wp:extent cx="6012681" cy="221932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2230" cy="22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8327" w14:textId="4690403E" w:rsidR="00B442B8" w:rsidRPr="00B14A62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1E0FFF2E" w14:textId="77777777" w:rsidR="00B14A62" w:rsidRDefault="00B14A62" w:rsidP="00B14A62">
      <w:pPr>
        <w:pStyle w:val="1"/>
      </w:pPr>
      <w:r w:rsidRPr="00893030">
        <w:lastRenderedPageBreak/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26FD5288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proofErr w:type="spellStart"/>
      <w:r>
        <w:rPr>
          <w:lang w:val="en-US"/>
        </w:rPr>
        <w:t>PCBWay</w:t>
      </w:r>
      <w:proofErr w:type="spellEnd"/>
      <w:r w:rsidRPr="00B14A62">
        <w:t xml:space="preserve"> </w:t>
      </w:r>
      <w:r>
        <w:t xml:space="preserve">они представлены на рисунках </w:t>
      </w:r>
      <w:r w:rsidRPr="00B442B8">
        <w:t>41-50</w:t>
      </w:r>
      <w:r w:rsidR="00B442B8" w:rsidRPr="00B442B8">
        <w:t>.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F43C" w14:textId="64BFB5A8" w:rsidR="00B442B8" w:rsidRDefault="00B14A62" w:rsidP="008539AE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65DBD">
        <w:rPr>
          <w:rFonts w:cs="Times New Roman"/>
          <w:noProof/>
          <w:szCs w:val="28"/>
          <w:lang w:eastAsia="ru-RU"/>
        </w:rPr>
        <w:t>Рисунки 41-50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053282A2">
            <wp:extent cx="5829095" cy="5629702"/>
            <wp:effectExtent l="0" t="0" r="63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3841" cy="5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Рисунок 52 – Технические характеристики платы</w:t>
      </w:r>
    </w:p>
    <w:p w14:paraId="50DBF0F9" w14:textId="4E76AE76" w:rsidR="00B442B8" w:rsidRPr="00B442B8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вкладке «Цены и время сборки», </w:t>
      </w:r>
      <w:commentRangeStart w:id="5"/>
      <w:r w:rsidR="00D93F23">
        <w:rPr>
          <w:rFonts w:cs="Times New Roman"/>
          <w:noProof/>
          <w:szCs w:val="28"/>
          <w:lang w:eastAsia="ru-RU"/>
        </w:rPr>
        <w:t>смотреть</w:t>
      </w:r>
      <w:commentRangeEnd w:id="5"/>
      <w:r w:rsidR="000C3383">
        <w:rPr>
          <w:rStyle w:val="a8"/>
        </w:rPr>
        <w:commentReference w:id="5"/>
      </w:r>
      <w:r w:rsidR="00D93F23">
        <w:rPr>
          <w:rFonts w:cs="Times New Roman"/>
          <w:noProof/>
          <w:szCs w:val="28"/>
          <w:lang w:eastAsia="ru-RU"/>
        </w:rPr>
        <w:t xml:space="preserve"> рисунок 53.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1E59ADA1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B14A62" w:rsidRPr="00D93F23">
        <w:rPr>
          <w:rFonts w:cs="Times New Roman"/>
          <w:noProof/>
          <w:szCs w:val="28"/>
          <w:lang w:eastAsia="ru-RU"/>
        </w:rPr>
        <w:t xml:space="preserve"> 53 – </w:t>
      </w:r>
      <w:r w:rsidR="007C3AAC">
        <w:rPr>
          <w:rFonts w:cs="Times New Roman"/>
          <w:noProof/>
          <w:szCs w:val="28"/>
          <w:lang w:eastAsia="ru-RU"/>
        </w:rPr>
        <w:t>Ц</w:t>
      </w:r>
      <w:r w:rsidR="007C3AAC" w:rsidRPr="00D93F23">
        <w:rPr>
          <w:rFonts w:cs="Times New Roman"/>
          <w:noProof/>
          <w:szCs w:val="28"/>
          <w:lang w:eastAsia="ru-RU"/>
        </w:rPr>
        <w:t xml:space="preserve">ена </w:t>
      </w:r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 с расстановкой.</w:t>
      </w:r>
    </w:p>
    <w:p w14:paraId="2340C7EF" w14:textId="239821E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>ой платы можно заказать плату с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1E9260F5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1B3B9AA0" w:rsidR="00B14A62" w:rsidRPr="00524F1C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D93F23">
        <w:rPr>
          <w:rFonts w:cs="Times New Roman"/>
          <w:noProof/>
          <w:szCs w:val="28"/>
          <w:lang w:eastAsia="ru-RU"/>
        </w:rPr>
        <w:t>директ</w:t>
      </w:r>
      <w:r w:rsidR="00D93F23" w:rsidRPr="00D93F23">
        <w:rPr>
          <w:rFonts w:cs="Times New Roman"/>
          <w:noProof/>
          <w:szCs w:val="28"/>
          <w:lang w:eastAsia="ru-RU"/>
        </w:rPr>
        <w:t>ор</w:t>
      </w:r>
      <w:r w:rsidRPr="00D93F23">
        <w:rPr>
          <w:rFonts w:cs="Times New Roman"/>
          <w:noProof/>
          <w:szCs w:val="28"/>
          <w:lang w:eastAsia="ru-RU"/>
        </w:rPr>
        <w:t>ий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240F7760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524F1C">
        <w:rPr>
          <w:rFonts w:cs="Times New Roman"/>
          <w:noProof/>
          <w:szCs w:val="28"/>
          <w:lang w:eastAsia="ru-RU"/>
        </w:rPr>
        <w:t xml:space="preserve"> 56 – Директорий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3EA6383C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</w:t>
      </w:r>
      <w:bookmarkStart w:id="6" w:name="_GoBack"/>
      <w:bookmarkEnd w:id="6"/>
      <w:r w:rsidRPr="00893030">
        <w:rPr>
          <w:rFonts w:cs="Times New Roman"/>
          <w:noProof/>
          <w:szCs w:val="28"/>
          <w:lang w:eastAsia="ru-RU"/>
        </w:rPr>
        <w:t>азванями, значениями и корпусами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314EC918" w14:textId="05D07F3C" w:rsidR="00586694" w:rsidRDefault="005D5966" w:rsidP="00586694">
      <w:pPr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 xml:space="preserve">Первую таблицу 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>, например как на рисунке 57.</w:t>
      </w:r>
      <w:r w:rsidR="00586694">
        <w:rPr>
          <w:rFonts w:cs="Times New Roman"/>
          <w:noProof/>
          <w:szCs w:val="28"/>
          <w:lang w:eastAsia="ru-RU"/>
        </w:rPr>
        <w:t xml:space="preserve"> </w:t>
      </w:r>
    </w:p>
    <w:p w14:paraId="78155794" w14:textId="36855ED5" w:rsidR="005D5966" w:rsidRDefault="00586694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453D6" wp14:editId="389117E7">
            <wp:extent cx="5940425" cy="30518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5FBCCB53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B14A62" w:rsidRPr="005D5966">
        <w:rPr>
          <w:rFonts w:cs="Times New Roman"/>
          <w:noProof/>
          <w:szCs w:val="28"/>
          <w:lang w:eastAsia="ru-RU"/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04F5569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24F1C">
        <w:rPr>
          <w:rFonts w:cs="Times New Roman"/>
          <w:noProof/>
          <w:szCs w:val="28"/>
          <w:lang w:eastAsia="ru-RU"/>
        </w:rPr>
        <w:t xml:space="preserve"> смог понять как расставлять компоненты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Pr="00893030">
        <w:rPr>
          <w:rFonts w:cs="Times New Roman"/>
          <w:noProof/>
          <w:szCs w:val="28"/>
          <w:lang w:eastAsia="ru-RU"/>
        </w:rPr>
        <w:t>расположением каждой детали.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577C272B" w:rsidR="00B14A62" w:rsidRPr="00524F1C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val="en-US" w:eastAsia="ru-RU"/>
        </w:rPr>
        <w:t xml:space="preserve">, </w:t>
      </w:r>
      <w:r w:rsidR="00524F1C"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val="en-US"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524F1C">
        <w:rPr>
          <w:rFonts w:cs="Times New Roman"/>
          <w:noProof/>
          <w:szCs w:val="28"/>
          <w:lang w:val="en-US"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524F1C">
        <w:rPr>
          <w:rFonts w:cs="Times New Roman"/>
          <w:noProof/>
          <w:szCs w:val="28"/>
          <w:lang w:val="en-US"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524F1C">
        <w:rPr>
          <w:rFonts w:cs="Times New Roman"/>
          <w:noProof/>
          <w:szCs w:val="28"/>
          <w:lang w:val="en-US"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524F1C">
        <w:rPr>
          <w:rFonts w:cs="Times New Roman"/>
          <w:noProof/>
          <w:szCs w:val="28"/>
          <w:lang w:val="en-US" w:eastAsia="ru-RU"/>
        </w:rPr>
        <w:t xml:space="preserve">. </w:t>
      </w:r>
    </w:p>
    <w:p w14:paraId="6DB6E787" w14:textId="5597EC7E" w:rsidR="008539AE" w:rsidRPr="00524F1C" w:rsidRDefault="00524F1C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расставленные компоненты</w:t>
      </w:r>
      <w:r w:rsidR="008539AE">
        <w:rPr>
          <w:rFonts w:cs="Times New Roman"/>
          <w:noProof/>
          <w:szCs w:val="28"/>
          <w:lang w:eastAsia="ru-RU"/>
        </w:rPr>
        <w:t xml:space="preserve"> с обратной стороны платы, то требуется поменять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t</w:t>
      </w:r>
      <w:r w:rsidR="008539AE">
        <w:rPr>
          <w:rFonts w:cs="Times New Roman"/>
          <w:noProof/>
          <w:szCs w:val="28"/>
          <w:lang w:eastAsia="ru-RU"/>
        </w:rPr>
        <w:t>» на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b</w:t>
      </w:r>
      <w:r w:rsidR="008539AE">
        <w:rPr>
          <w:rFonts w:cs="Times New Roman"/>
          <w:noProof/>
          <w:szCs w:val="28"/>
          <w:lang w:eastAsia="ru-RU"/>
        </w:rPr>
        <w:t>»</w:t>
      </w:r>
      <w:r>
        <w:rPr>
          <w:rFonts w:cs="Times New Roman"/>
          <w:noProof/>
          <w:szCs w:val="28"/>
          <w:lang w:eastAsia="ru-RU"/>
        </w:rPr>
        <w:t xml:space="preserve">, </w:t>
      </w:r>
      <w:r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 </w:t>
      </w:r>
      <w:r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оставить.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1DBE94F6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r w:rsidR="007C3AAC">
        <w:rPr>
          <w:rFonts w:cs="Times New Roman"/>
          <w:noProof/>
          <w:szCs w:val="28"/>
          <w:lang w:eastAsia="ru-RU"/>
        </w:rPr>
        <w:t>разрешение изображения</w:t>
      </w:r>
      <w:r w:rsidR="007C3AAC"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на 600</w:t>
      </w:r>
      <w:r w:rsidR="007C3AAC">
        <w:rPr>
          <w:rFonts w:cs="Times New Roman"/>
          <w:noProof/>
          <w:szCs w:val="28"/>
          <w:lang w:eastAsia="ru-RU"/>
        </w:rPr>
        <w:t xml:space="preserve"> </w:t>
      </w:r>
      <w:r w:rsidR="007C3AAC">
        <w:rPr>
          <w:rFonts w:cs="Times New Roman"/>
          <w:noProof/>
          <w:szCs w:val="28"/>
          <w:lang w:val="en-US" w:eastAsia="ru-RU"/>
        </w:rPr>
        <w:t>DPI</w:t>
      </w:r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должно получиться как на рисунке 58.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636189A5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 – Сборный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61214ACD" w14:textId="6E420D7A" w:rsidR="00E00E69" w:rsidRPr="00B14A62" w:rsidRDefault="00E00E69" w:rsidP="00B14A62"/>
    <w:sectPr w:rsidR="00E00E69" w:rsidRPr="00B14A62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Александр Александр" w:date="2023-11-17T13:48:00Z" w:initials="АА">
    <w:p w14:paraId="09C5D3B7" w14:textId="15A1B954" w:rsidR="000C3383" w:rsidRDefault="000C3383">
      <w:pPr>
        <w:pStyle w:val="a9"/>
      </w:pPr>
      <w:r>
        <w:rPr>
          <w:rStyle w:val="a8"/>
        </w:rPr>
        <w:annotationRef/>
      </w:r>
      <w:r>
        <w:t>Партия доволен выделять миска рис кошка жена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9C5D3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952" w16cex:dateUtc="2023-11-17T10:29:00Z"/>
  <w16cex:commentExtensible w16cex:durableId="2901E963" w16cex:dateUtc="2023-11-17T10:30:00Z"/>
  <w16cex:commentExtensible w16cex:durableId="2901EB04" w16cex:dateUtc="2023-11-17T10:37:00Z"/>
  <w16cex:commentExtensible w16cex:durableId="2901ECB3" w16cex:dateUtc="2023-11-17T10:44:00Z"/>
  <w16cex:commentExtensible w16cex:durableId="2901ED63" w16cex:dateUtc="2023-11-17T10:47:00Z"/>
  <w16cex:commentExtensible w16cex:durableId="2901EDC7" w16cex:dateUtc="2023-11-17T10:48:00Z"/>
  <w16cex:commentExtensible w16cex:durableId="2901EDFF" w16cex:dateUtc="2023-11-17T10:49:00Z"/>
  <w16cex:commentExtensible w16cex:durableId="2901EE14" w16cex:dateUtc="2023-11-17T10:50:00Z"/>
  <w16cex:commentExtensible w16cex:durableId="2901EE0E" w16cex:dateUtc="2023-11-17T10:50:00Z"/>
  <w16cex:commentExtensible w16cex:durableId="2901EEA3" w16cex:dateUtc="2023-11-17T10:52:00Z"/>
  <w16cex:commentExtensible w16cex:durableId="2901EF07" w16cex:dateUtc="2023-11-17T10:54:00Z"/>
  <w16cex:commentExtensible w16cex:durableId="2901EF3E" w16cex:dateUtc="2023-11-17T10:55:00Z"/>
  <w16cex:commentExtensible w16cex:durableId="2901EF7D" w16cex:dateUtc="2023-11-17T10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044D6E" w16cid:durableId="2901E952"/>
  <w16cid:commentId w16cid:paraId="7C3E1A47" w16cid:durableId="2901E963"/>
  <w16cid:commentId w16cid:paraId="38A519FB" w16cid:durableId="2901EB04"/>
  <w16cid:commentId w16cid:paraId="705181E3" w16cid:durableId="2901ECB3"/>
  <w16cid:commentId w16cid:paraId="2C8DA338" w16cid:durableId="2901ED63"/>
  <w16cid:commentId w16cid:paraId="09C5D3B7" w16cid:durableId="2901EDC7"/>
  <w16cid:commentId w16cid:paraId="7096857A" w16cid:durableId="2901EDFF"/>
  <w16cid:commentId w16cid:paraId="44DD156C" w16cid:durableId="2901EE14"/>
  <w16cid:commentId w16cid:paraId="659726B4" w16cid:durableId="2901EE0E"/>
  <w16cid:commentId w16cid:paraId="0DAD32ED" w16cid:durableId="2901EEA3"/>
  <w16cid:commentId w16cid:paraId="4DE8CF73" w16cid:durableId="2901EF07"/>
  <w16cid:commentId w16cid:paraId="5453F771" w16cid:durableId="2901EF3E"/>
  <w16cid:commentId w16cid:paraId="4F8B5C73" w16cid:durableId="2901EF7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621432" w14:textId="77777777" w:rsidR="00E870E7" w:rsidRDefault="00E870E7">
      <w:pPr>
        <w:spacing w:after="0" w:line="240" w:lineRule="auto"/>
      </w:pPr>
      <w:r>
        <w:separator/>
      </w:r>
    </w:p>
  </w:endnote>
  <w:endnote w:type="continuationSeparator" w:id="0">
    <w:p w14:paraId="10403642" w14:textId="77777777" w:rsidR="00E870E7" w:rsidRDefault="00E87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2DFA49" w14:textId="77777777" w:rsidR="00E870E7" w:rsidRDefault="00E870E7">
      <w:pPr>
        <w:spacing w:after="0" w:line="240" w:lineRule="auto"/>
      </w:pPr>
      <w:r>
        <w:separator/>
      </w:r>
    </w:p>
  </w:footnote>
  <w:footnote w:type="continuationSeparator" w:id="0">
    <w:p w14:paraId="43E8D1D8" w14:textId="77777777" w:rsidR="00E870E7" w:rsidRDefault="00E87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E870E7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Александр Александр">
    <w15:presenceInfo w15:providerId="Windows Live" w15:userId="09297f5d9d91f3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6AAD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24F1C"/>
    <w:rsid w:val="00532323"/>
    <w:rsid w:val="00544F49"/>
    <w:rsid w:val="00545073"/>
    <w:rsid w:val="005505C9"/>
    <w:rsid w:val="00556F84"/>
    <w:rsid w:val="0056132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32F1C"/>
    <w:rsid w:val="00846A49"/>
    <w:rsid w:val="00850366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50CD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57C8"/>
    <w:rsid w:val="00D74216"/>
    <w:rsid w:val="00D752F9"/>
    <w:rsid w:val="00D82C41"/>
    <w:rsid w:val="00D85FFA"/>
    <w:rsid w:val="00D93F23"/>
    <w:rsid w:val="00DA0E7D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microsoft.com/office/2011/relationships/commentsExtended" Target="commentsExtended.xml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6.png"/><Relationship Id="rId69" Type="http://schemas.microsoft.com/office/2011/relationships/people" Target="peop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microsoft.com/office/2016/09/relationships/commentsIds" Target="commentsIds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omments" Target="comments.xml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24</Pages>
  <Words>1426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6</cp:revision>
  <dcterms:created xsi:type="dcterms:W3CDTF">2023-11-09T14:38:00Z</dcterms:created>
  <dcterms:modified xsi:type="dcterms:W3CDTF">2023-11-23T10:05:00Z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