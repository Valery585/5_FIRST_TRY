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261AD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0"/>
      <w:r>
        <w:rPr>
          <w:rFonts w:ascii="Times New Roman" w:hAnsi="Times New Roman" w:cs="Times New Roman"/>
          <w:sz w:val="28"/>
          <w:szCs w:val="28"/>
          <w:lang w:val="en-US"/>
        </w:rPr>
        <w:t>GERBER FILES</w:t>
      </w:r>
    </w:p>
    <w:p w14:paraId="4759E26B" w14:textId="77777777" w:rsidR="00856433" w:rsidRP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E500207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ГЕРБЕР ФАЙЛЫ</w:t>
      </w:r>
    </w:p>
    <w:p w14:paraId="3E6ABA9B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B403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7998D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A947C" w14:textId="77777777" w:rsidR="00856433" w:rsidRDefault="00856433" w:rsidP="00C06812">
      <w:pPr>
        <w:rPr>
          <w:rFonts w:ascii="Times New Roman" w:hAnsi="Times New Roman" w:cs="Times New Roman"/>
          <w:sz w:val="28"/>
          <w:szCs w:val="28"/>
        </w:rPr>
      </w:pPr>
    </w:p>
    <w:p w14:paraId="790F1FDA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commentRangeEnd w:id="0"/>
    <w:p w14:paraId="5445E0FC" w14:textId="77777777" w:rsidR="00856433" w:rsidRDefault="00D36187" w:rsidP="00856433">
      <w:pPr>
        <w:rPr>
          <w:rFonts w:ascii="Times New Roman" w:hAnsi="Times New Roman" w:cs="Times New Roman"/>
          <w:sz w:val="28"/>
          <w:szCs w:val="28"/>
        </w:rPr>
      </w:pPr>
      <w:r>
        <w:rPr>
          <w:rStyle w:val="a9"/>
        </w:rPr>
        <w:commentReference w:id="0"/>
      </w:r>
    </w:p>
    <w:p w14:paraId="17D507E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9BFE8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5807F4D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DA062E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CFFC92F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4BD5D4A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54B2C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FF37EA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B4EA39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E67FF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C72135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551D4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47BD7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E3B620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72BA4E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0629C1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20A2A1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AFCAB9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506C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6F46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A006D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D6B2B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36CE663" w14:textId="77777777" w:rsidR="00856433" w:rsidRDefault="00856433" w:rsidP="008564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гербер файл.</w:t>
      </w:r>
    </w:p>
    <w:p w14:paraId="56A9C3A4" w14:textId="70CC0244" w:rsidR="001E003A" w:rsidRPr="001E003A" w:rsidRDefault="00856433" w:rsidP="001E003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commentRangeStart w:id="1"/>
      <w:r>
        <w:rPr>
          <w:rFonts w:ascii="Times New Roman" w:hAnsi="Times New Roman" w:cs="Times New Roman"/>
          <w:sz w:val="28"/>
          <w:szCs w:val="28"/>
        </w:rPr>
        <w:t>того как мы составили плату</w:t>
      </w:r>
      <w:commentRangeEnd w:id="1"/>
      <w:r w:rsidR="009040B9">
        <w:rPr>
          <w:rStyle w:val="a9"/>
        </w:rPr>
        <w:commentReference w:id="1"/>
      </w:r>
      <w:r>
        <w:rPr>
          <w:rFonts w:ascii="Times New Roman" w:hAnsi="Times New Roman" w:cs="Times New Roman"/>
          <w:sz w:val="28"/>
          <w:szCs w:val="28"/>
        </w:rPr>
        <w:t>, мы должны отправить ее на производство для этого создаются гербер файлы.</w:t>
      </w:r>
    </w:p>
    <w:p w14:paraId="04387B1C" w14:textId="77777777" w:rsidR="000E73B5" w:rsidRDefault="00856433" w:rsidP="00856433">
      <w:pPr>
        <w:pStyle w:val="a3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5643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Gerber</w:t>
      </w:r>
      <w:proofErr w:type="spellEnd"/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файловый формат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представляющий собой способ описания проекта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печатной платы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 изготовления </w:t>
      </w:r>
      <w:r w:rsidR="000E73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фотошаблонов.</w:t>
      </w:r>
    </w:p>
    <w:p w14:paraId="213B726F" w14:textId="05D78EF5" w:rsidR="00856433" w:rsidRPr="000E73B5" w:rsidRDefault="000E73B5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56433" w:rsidRPr="000E73B5">
        <w:rPr>
          <w:rFonts w:ascii="Times New Roman" w:hAnsi="Times New Roman" w:cs="Times New Roman"/>
          <w:sz w:val="28"/>
          <w:szCs w:val="28"/>
        </w:rPr>
        <w:t>(своими словами)</w:t>
      </w:r>
    </w:p>
    <w:p w14:paraId="00A1C952" w14:textId="77777777" w:rsidR="00856433" w:rsidRDefault="00856433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commentRangeStart w:id="2"/>
      <w:r w:rsidRPr="000E73B5">
        <w:rPr>
          <w:rFonts w:ascii="Times New Roman" w:hAnsi="Times New Roman" w:cs="Times New Roman"/>
          <w:sz w:val="28"/>
          <w:szCs w:val="28"/>
        </w:rPr>
        <w:t xml:space="preserve"> Гербер – это документ содер</w:t>
      </w:r>
      <w:r w:rsidR="00E80C0E" w:rsidRPr="000E73B5">
        <w:rPr>
          <w:rFonts w:ascii="Times New Roman" w:hAnsi="Times New Roman" w:cs="Times New Roman"/>
          <w:sz w:val="28"/>
          <w:szCs w:val="28"/>
        </w:rPr>
        <w:t>жащий в себе программный код, осуществляющий прорисовку платы (контактные площадки, отверстия, дорожки, надписи, границы платы)</w:t>
      </w:r>
      <w:r w:rsidR="0044123E" w:rsidRPr="000E73B5">
        <w:rPr>
          <w:rFonts w:ascii="Times New Roman" w:hAnsi="Times New Roman" w:cs="Times New Roman"/>
          <w:sz w:val="28"/>
          <w:szCs w:val="28"/>
        </w:rPr>
        <w:t>.</w:t>
      </w:r>
      <w:commentRangeEnd w:id="2"/>
      <w:r w:rsidR="009040B9">
        <w:rPr>
          <w:rStyle w:val="a9"/>
        </w:rPr>
        <w:commentReference w:id="2"/>
      </w:r>
    </w:p>
    <w:p w14:paraId="59B4FCB8" w14:textId="77777777" w:rsidR="0044123E" w:rsidRPr="003C3C9E" w:rsidRDefault="0044123E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005F3" w14:textId="77777777" w:rsidR="0044123E" w:rsidRPr="003C3C9E" w:rsidRDefault="0044123E" w:rsidP="0085643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C00F7D3" w14:textId="3B881A84" w:rsidR="0044123E" w:rsidRPr="00C06812" w:rsidRDefault="00C06812" w:rsidP="004412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правил</w:t>
      </w:r>
      <w:r w:rsidR="004B2D3C">
        <w:rPr>
          <w:rFonts w:ascii="Times New Roman" w:hAnsi="Times New Roman" w:cs="Times New Roman"/>
          <w:sz w:val="28"/>
          <w:szCs w:val="28"/>
        </w:rPr>
        <w:t xml:space="preserve"> </w:t>
      </w:r>
      <w:r w:rsidR="004B2D3C"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44123E">
        <w:rPr>
          <w:rFonts w:ascii="Times New Roman" w:hAnsi="Times New Roman" w:cs="Times New Roman"/>
          <w:sz w:val="28"/>
          <w:szCs w:val="28"/>
        </w:rPr>
        <w:t xml:space="preserve"> гербер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441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300424" w14:textId="420BB79B" w:rsidR="0044123E" w:rsidRDefault="0044123E" w:rsidP="004412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</w:t>
      </w:r>
      <w:r w:rsidR="0007593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</w:t>
      </w:r>
      <w:r w:rsidR="00075939">
        <w:rPr>
          <w:rFonts w:ascii="Times New Roman" w:hAnsi="Times New Roman" w:cs="Times New Roman"/>
          <w:sz w:val="28"/>
          <w:szCs w:val="28"/>
        </w:rPr>
        <w:t>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EAGLE</w:t>
      </w:r>
      <w:r w:rsidR="000E73B5">
        <w:rPr>
          <w:rFonts w:ascii="Times New Roman" w:hAnsi="Times New Roman" w:cs="Times New Roman"/>
          <w:sz w:val="28"/>
          <w:szCs w:val="28"/>
        </w:rPr>
        <w:t xml:space="preserve"> </w:t>
      </w:r>
      <w:r w:rsidR="00075939">
        <w:rPr>
          <w:rFonts w:ascii="Times New Roman" w:hAnsi="Times New Roman" w:cs="Times New Roman"/>
          <w:sz w:val="28"/>
          <w:szCs w:val="28"/>
        </w:rPr>
        <w:t xml:space="preserve">плату и используем команду </w:t>
      </w:r>
      <w:r w:rsidR="00075939"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="007B34C2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075939" w:rsidRPr="000759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8F3F61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настраивается: </w:t>
      </w:r>
    </w:p>
    <w:p w14:paraId="1F7F695F" w14:textId="1AB6C34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количество слоев платы, их толщина и материал </w:t>
      </w:r>
    </w:p>
    <w:p w14:paraId="75FA222C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зазор между объектами в сигнальных слоях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AF43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AF4307">
        <w:rPr>
          <w:rFonts w:ascii="Times New Roman" w:hAnsi="Times New Roman" w:cs="Times New Roman"/>
          <w:sz w:val="28"/>
          <w:szCs w:val="28"/>
        </w:rPr>
        <w:t>.</w:t>
      </w:r>
    </w:p>
    <w:p w14:paraId="17FDE8D3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AF430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расстояние между объектами </w:t>
      </w:r>
    </w:p>
    <w:p w14:paraId="02D99D6E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минимальные размеры</w:t>
      </w:r>
      <w:r w:rsidRPr="00AF4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в сигнальных слоях и между отверстиями. </w:t>
      </w:r>
    </w:p>
    <w:p w14:paraId="71792FF8" w14:textId="77777777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4B2D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smds</w:t>
      </w:r>
      <w:proofErr w:type="spellEnd"/>
    </w:p>
    <w:p w14:paraId="513220FA" w14:textId="77777777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4B2D3C">
        <w:rPr>
          <w:rFonts w:ascii="Times New Roman" w:hAnsi="Times New Roman" w:cs="Times New Roman"/>
          <w:sz w:val="28"/>
          <w:szCs w:val="28"/>
        </w:rPr>
        <w:t xml:space="preserve">6 </w:t>
      </w:r>
      <w:commentRangeStart w:id="3"/>
      <w:r>
        <w:rPr>
          <w:rFonts w:ascii="Times New Roman" w:hAnsi="Times New Roman" w:cs="Times New Roman"/>
          <w:sz w:val="28"/>
          <w:szCs w:val="28"/>
        </w:rPr>
        <w:t>маска, стоп маски и крем маски</w:t>
      </w:r>
      <w:commentRangeEnd w:id="3"/>
      <w:r w:rsidR="009040B9">
        <w:rPr>
          <w:rStyle w:val="a9"/>
        </w:rPr>
        <w:commentReference w:id="3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C32C83" w14:textId="77777777" w:rsidR="004B2D3C" w:rsidRDefault="004B2D3C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1B8C2D" w14:textId="04CB5440" w:rsidR="00075939" w:rsidRDefault="006242E6" w:rsidP="00075939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BCFEE" wp14:editId="3E96DCAA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F70" w14:textId="029377BA" w:rsidR="007B34C2" w:rsidRPr="009040B9" w:rsidRDefault="007B34C2" w:rsidP="00075939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30DD95E8" w14:textId="77777777" w:rsidR="00075939" w:rsidRPr="00075939" w:rsidRDefault="00075939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CACFD" w14:textId="3C9C36E8" w:rsidR="003C3C9E" w:rsidRDefault="003C3C9E">
      <w:pPr>
        <w:rPr>
          <w:rFonts w:ascii="Times New Roman" w:hAnsi="Times New Roman" w:cs="Times New Roman"/>
          <w:sz w:val="28"/>
          <w:szCs w:val="28"/>
        </w:rPr>
      </w:pPr>
    </w:p>
    <w:p w14:paraId="2A15393B" w14:textId="533004FD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нужные правила (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r w:rsidRPr="003C3C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 xml:space="preserve">, </w:t>
      </w:r>
      <w:del w:id="4" w:author="Александр Семенов" w:date="2023-10-30T16:22:00Z">
        <w:r w:rsidDel="009040B9">
          <w:rPr>
            <w:rFonts w:ascii="Times New Roman" w:hAnsi="Times New Roman" w:cs="Times New Roman"/>
            <w:sz w:val="28"/>
            <w:szCs w:val="28"/>
            <w:lang w:val="en-US"/>
          </w:rPr>
          <w:delText>rezonit</w:delText>
        </w:r>
      </w:del>
      <w:proofErr w:type="spellStart"/>
      <w:ins w:id="5" w:author="Александр Семенов" w:date="2023-10-30T16:22:00Z">
        <w:r w:rsidR="009040B9">
          <w:rPr>
            <w:rFonts w:ascii="Times New Roman" w:hAnsi="Times New Roman" w:cs="Times New Roman"/>
            <w:sz w:val="28"/>
            <w:szCs w:val="28"/>
          </w:rPr>
          <w:t>Резонит</w:t>
        </w:r>
      </w:ins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165AD" w14:textId="6AF79727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EADE7" wp14:editId="57B9EBA7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A2F" w14:textId="5805CF66" w:rsidR="007B34C2" w:rsidRPr="007B34C2" w:rsidRDefault="007B34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начальные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66E65E22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059CC2" wp14:editId="34022BB5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613" w14:textId="00C6E79A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общий вид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</w:p>
    <w:p w14:paraId="2EB638B6" w14:textId="31F242C4" w:rsidR="003C3C9E" w:rsidRDefault="000E7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в</w:t>
      </w:r>
      <w:r w:rsidR="003C3C9E">
        <w:rPr>
          <w:rFonts w:ascii="Times New Roman" w:hAnsi="Times New Roman" w:cs="Times New Roman"/>
          <w:sz w:val="28"/>
          <w:szCs w:val="28"/>
        </w:rPr>
        <w:t xml:space="preserve">ыберем правила для </w:t>
      </w:r>
      <w:proofErr w:type="spellStart"/>
      <w:r w:rsidR="003C3C9E"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 w:rsidR="007B34C2">
        <w:rPr>
          <w:rFonts w:ascii="Times New Roman" w:hAnsi="Times New Roman" w:cs="Times New Roman"/>
          <w:sz w:val="28"/>
          <w:szCs w:val="28"/>
        </w:rPr>
        <w:t>.</w:t>
      </w:r>
    </w:p>
    <w:p w14:paraId="1FAA6959" w14:textId="7831A956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Рядом с названием файла изменилось название с 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AF4307">
        <w:rPr>
          <w:rFonts w:ascii="Times New Roman" w:hAnsi="Times New Roman" w:cs="Times New Roman"/>
          <w:sz w:val="28"/>
          <w:szCs w:val="28"/>
          <w:lang w:val="en-US"/>
        </w:rPr>
        <w:t>au</w:t>
      </w:r>
      <w:r>
        <w:rPr>
          <w:rFonts w:ascii="Times New Roman" w:hAnsi="Times New Roman" w:cs="Times New Roman"/>
          <w:sz w:val="28"/>
          <w:szCs w:val="28"/>
          <w:lang w:val="en-US"/>
        </w:rPr>
        <w:t>lt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rezonit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>.</w:t>
      </w:r>
    </w:p>
    <w:p w14:paraId="67983CE4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применить.</w:t>
      </w:r>
    </w:p>
    <w:p w14:paraId="5664F48F" w14:textId="592A3A9A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170960" wp14:editId="332ADF75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EBE" w14:textId="3D280C5C" w:rsidR="007B34C2" w:rsidRPr="007B34C2" w:rsidDel="009040B9" w:rsidRDefault="007B34C2">
      <w:pPr>
        <w:rPr>
          <w:del w:id="6" w:author="Александр Семенов" w:date="2023-10-30T16:23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измененное окно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FBAC5" w14:textId="77777777" w:rsidR="007B34C2" w:rsidDel="009040B9" w:rsidRDefault="007B34C2">
      <w:pPr>
        <w:rPr>
          <w:del w:id="7" w:author="Александр Семенов" w:date="2023-10-30T16:23:00Z"/>
          <w:rFonts w:ascii="Times New Roman" w:hAnsi="Times New Roman" w:cs="Times New Roman"/>
          <w:sz w:val="28"/>
          <w:szCs w:val="28"/>
        </w:rPr>
      </w:pPr>
    </w:p>
    <w:p w14:paraId="69AFB21E" w14:textId="77777777" w:rsidR="007B34C2" w:rsidRDefault="007B34C2">
      <w:pPr>
        <w:rPr>
          <w:rFonts w:ascii="Times New Roman" w:hAnsi="Times New Roman" w:cs="Times New Roman"/>
          <w:sz w:val="28"/>
          <w:szCs w:val="28"/>
        </w:rPr>
      </w:pPr>
    </w:p>
    <w:p w14:paraId="7A06E3D8" w14:textId="6DECD69D" w:rsidR="003C3C9E" w:rsidRPr="006242E6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программа выдаст ошибки о нарушении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A0C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Проверяем их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="007B34C2" w:rsidRPr="007B34C2">
        <w:rPr>
          <w:rFonts w:ascii="Times New Roman" w:hAnsi="Times New Roman" w:cs="Times New Roman"/>
          <w:sz w:val="28"/>
          <w:szCs w:val="28"/>
        </w:rPr>
        <w:t xml:space="preserve"> (</w:t>
      </w:r>
      <w:r w:rsidR="007B34C2">
        <w:rPr>
          <w:rFonts w:ascii="Times New Roman" w:hAnsi="Times New Roman" w:cs="Times New Roman"/>
          <w:sz w:val="28"/>
          <w:szCs w:val="28"/>
        </w:rPr>
        <w:t>Рис. 5)</w:t>
      </w:r>
      <w:r w:rsidR="006242E6">
        <w:rPr>
          <w:rFonts w:ascii="Times New Roman" w:hAnsi="Times New Roman" w:cs="Times New Roman"/>
          <w:sz w:val="28"/>
          <w:szCs w:val="28"/>
        </w:rPr>
        <w:t xml:space="preserve"> (треугольник с восклицательным знаком в левом нижнем углу)</w:t>
      </w:r>
      <w:r w:rsidRPr="006242E6">
        <w:rPr>
          <w:rFonts w:ascii="Times New Roman" w:hAnsi="Times New Roman" w:cs="Times New Roman"/>
          <w:sz w:val="28"/>
          <w:szCs w:val="28"/>
        </w:rPr>
        <w:t>.</w:t>
      </w:r>
    </w:p>
    <w:p w14:paraId="755FC3C3" w14:textId="5EE83E12" w:rsidR="007A0C09" w:rsidRPr="007B34C2" w:rsidRDefault="006242E6">
      <w:pPr>
        <w:rPr>
          <w:rFonts w:ascii="Times New Roman" w:hAnsi="Times New Roman" w:cs="Times New Roman"/>
          <w:sz w:val="28"/>
          <w:szCs w:val="28"/>
        </w:rPr>
      </w:pPr>
      <w:del w:id="8" w:author="Александр Семенов" w:date="2023-10-30T16:24:00Z">
        <w:r w:rsidDel="009040B9">
          <w:rPr>
            <w:noProof/>
            <w:lang w:eastAsia="ru-RU"/>
          </w:rPr>
          <w:drawing>
            <wp:inline distT="0" distB="0" distL="0" distR="0" wp14:anchorId="30571028" wp14:editId="3181E8B2">
              <wp:extent cx="2714625" cy="1162050"/>
              <wp:effectExtent l="0" t="0" r="9525" b="0"/>
              <wp:docPr id="63" name="Рисунок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4625" cy="1162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" w:author="Александр Семенов" w:date="2023-10-30T16:24:00Z">
        <w:r w:rsidR="009040B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484E331B" wp14:editId="6C96592E">
              <wp:extent cx="2714625" cy="1162050"/>
              <wp:effectExtent l="0" t="0" r="9525" b="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4625" cy="1162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46EF479" w14:textId="481657E2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</w:p>
    <w:p w14:paraId="75E5F810" w14:textId="77777777" w:rsidR="007A0C09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6EA16B" wp14:editId="1E26CA34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82DC" w14:textId="315D5E9F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6 - 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списка ошибок, которые выдает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</w:p>
    <w:p w14:paraId="23055F55" w14:textId="5E61DA0A" w:rsidR="004B2D3C" w:rsidRDefault="004B2D3C">
      <w:pPr>
        <w:rPr>
          <w:rFonts w:ascii="Times New Roman" w:hAnsi="Times New Roman" w:cs="Times New Roman"/>
          <w:sz w:val="28"/>
          <w:szCs w:val="28"/>
        </w:rPr>
      </w:pPr>
      <w:del w:id="10" w:author="Александр Семенов" w:date="2023-10-30T16:25:00Z">
        <w:r w:rsidDel="009040B9">
          <w:rPr>
            <w:rFonts w:ascii="Times New Roman" w:hAnsi="Times New Roman" w:cs="Times New Roman"/>
            <w:sz w:val="28"/>
            <w:szCs w:val="28"/>
          </w:rPr>
          <w:delText>Ошибки предупреждают о</w:delText>
        </w:r>
      </w:del>
      <w:ins w:id="11" w:author="Александр Семенов" w:date="2023-10-30T16:25:00Z">
        <w:r w:rsidR="009040B9">
          <w:rPr>
            <w:rFonts w:ascii="Times New Roman" w:hAnsi="Times New Roman" w:cs="Times New Roman"/>
            <w:sz w:val="28"/>
            <w:szCs w:val="28"/>
          </w:rPr>
          <w:t>Распространенные типы ошибок</w:t>
        </w:r>
      </w:ins>
      <w:r>
        <w:rPr>
          <w:rFonts w:ascii="Times New Roman" w:hAnsi="Times New Roman" w:cs="Times New Roman"/>
          <w:sz w:val="28"/>
          <w:szCs w:val="28"/>
        </w:rPr>
        <w:t>:</w:t>
      </w:r>
    </w:p>
    <w:p w14:paraId="468E626A" w14:textId="2AF9A913" w:rsidR="00E44A35" w:rsidRPr="00C376FE" w:rsidRDefault="004B2D3C" w:rsidP="00E44A3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4A35">
        <w:rPr>
          <w:rFonts w:ascii="Times New Roman" w:hAnsi="Times New Roman" w:cs="Times New Roman"/>
          <w:sz w:val="28"/>
          <w:szCs w:val="28"/>
        </w:rPr>
        <w:t xml:space="preserve">наличии пересекающихся дорожках разного назначения </w:t>
      </w:r>
      <w:r w:rsidR="00E44A35" w:rsidRPr="00E44A35">
        <w:rPr>
          <w:rFonts w:ascii="Times New Roman" w:hAnsi="Times New Roman" w:cs="Times New Roman"/>
          <w:sz w:val="28"/>
          <w:szCs w:val="28"/>
        </w:rPr>
        <w:t>(</w:t>
      </w:r>
      <w:ins w:id="12" w:author="Александр Семенов" w:date="2023-10-30T16:24:00Z">
        <w:r w:rsidR="009040B9">
          <w:rPr>
            <w:rFonts w:ascii="Times New Roman" w:hAnsi="Times New Roman" w:cs="Times New Roman"/>
            <w:sz w:val="28"/>
            <w:szCs w:val="28"/>
          </w:rPr>
          <w:t xml:space="preserve">Например, </w:t>
        </w:r>
      </w:ins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>), дорожки и отверстия-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разного назначения (8.4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). </w:t>
      </w:r>
      <w:commentRangeStart w:id="13"/>
      <w:r w:rsidR="00E44A35">
        <w:rPr>
          <w:rFonts w:ascii="Times New Roman" w:hAnsi="Times New Roman" w:cs="Times New Roman"/>
          <w:sz w:val="28"/>
          <w:szCs w:val="28"/>
        </w:rPr>
        <w:t xml:space="preserve">Тип ошибки </w:t>
      </w:r>
      <w:r w:rsidR="00E44A35">
        <w:rPr>
          <w:rFonts w:ascii="Times New Roman" w:hAnsi="Times New Roman" w:cs="Times New Roman"/>
          <w:sz w:val="28"/>
          <w:szCs w:val="28"/>
          <w:lang w:val="en-US"/>
        </w:rPr>
        <w:t>OVERLAP</w:t>
      </w:r>
      <w:commentRangeEnd w:id="13"/>
      <w:r w:rsidR="009040B9">
        <w:rPr>
          <w:rStyle w:val="a9"/>
        </w:rPr>
        <w:commentReference w:id="13"/>
      </w:r>
    </w:p>
    <w:p w14:paraId="1BAE58DA" w14:textId="1CBB8463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28D19" wp14:editId="0D8C0231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52E" w14:textId="7F32BFDE" w:rsidR="007B34C2" w:rsidRP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Overlap</w:t>
      </w:r>
    </w:p>
    <w:p w14:paraId="196181F2" w14:textId="72E791DA" w:rsidR="00C376FE" w:rsidRPr="00C376FE" w:rsidRDefault="00E44A35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commentRangeStart w:id="14"/>
      <w:r>
        <w:rPr>
          <w:rFonts w:ascii="Times New Roman" w:hAnsi="Times New Roman" w:cs="Times New Roman"/>
          <w:sz w:val="28"/>
          <w:szCs w:val="28"/>
        </w:rPr>
        <w:t>нарушении границ, например</w:t>
      </w:r>
      <w:r w:rsidR="00C37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платы и отверстия.</w:t>
      </w:r>
      <w:r w:rsidR="00C376FE">
        <w:rPr>
          <w:rFonts w:ascii="Times New Roman" w:hAnsi="Times New Roman" w:cs="Times New Roman"/>
          <w:sz w:val="28"/>
          <w:szCs w:val="28"/>
        </w:rPr>
        <w:t xml:space="preserve"> Тип ошибки </w:t>
      </w:r>
      <w:r w:rsidR="00C376FE">
        <w:rPr>
          <w:rFonts w:ascii="Times New Roman" w:hAnsi="Times New Roman" w:cs="Times New Roman"/>
          <w:sz w:val="28"/>
          <w:szCs w:val="28"/>
          <w:lang w:val="en-US"/>
        </w:rPr>
        <w:t>DIMENTIONS</w:t>
      </w:r>
    </w:p>
    <w:p w14:paraId="18029FAD" w14:textId="3F396EEE" w:rsidR="00E44A35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073B90" wp14:editId="0552A48C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9040B9">
        <w:rPr>
          <w:rStyle w:val="a9"/>
        </w:rPr>
        <w:commentReference w:id="14"/>
      </w:r>
    </w:p>
    <w:p w14:paraId="591943AC" w14:textId="57E6F3FC" w:rsidR="00C376FE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Пример ошибки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</w:t>
      </w:r>
      <w:proofErr w:type="spellEnd"/>
    </w:p>
    <w:p w14:paraId="73D7CBE7" w14:textId="003AA7D9" w:rsidR="00C376FE" w:rsidRPr="00C376FE" w:rsidRDefault="00C376FE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Близкое нахождение или пересечение отверстий. 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C37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Pr="00C376FE">
        <w:rPr>
          <w:rFonts w:ascii="Times New Roman" w:hAnsi="Times New Roman" w:cs="Times New Roman"/>
          <w:sz w:val="28"/>
          <w:szCs w:val="28"/>
        </w:rPr>
        <w:t>.</w:t>
      </w:r>
    </w:p>
    <w:p w14:paraId="32CCF766" w14:textId="52BD6E3D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B0E00" wp14:editId="47B3D5DB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A7E" w14:textId="72E76C82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 Distance</w:t>
      </w:r>
    </w:p>
    <w:p w14:paraId="1124F1AA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25F500" w14:textId="77777777" w:rsidR="007E6921" w:rsidRDefault="00C376FE" w:rsidP="007E69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Малое расстояние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7E6921">
        <w:rPr>
          <w:rFonts w:ascii="Times New Roman" w:hAnsi="Times New Roman" w:cs="Times New Roman"/>
          <w:sz w:val="28"/>
          <w:szCs w:val="28"/>
        </w:rPr>
        <w:t xml:space="preserve"> </w:t>
      </w:r>
      <w:r w:rsidR="007E6921">
        <w:rPr>
          <w:rFonts w:ascii="Times New Roman" w:hAnsi="Times New Roman" w:cs="Times New Roman"/>
          <w:sz w:val="28"/>
          <w:szCs w:val="28"/>
        </w:rPr>
        <w:t xml:space="preserve">разного значения. Тип ошибки </w:t>
      </w:r>
      <w:r w:rsidR="007E6921">
        <w:rPr>
          <w:rFonts w:ascii="Times New Roman" w:hAnsi="Times New Roman" w:cs="Times New Roman"/>
          <w:sz w:val="28"/>
          <w:szCs w:val="28"/>
          <w:lang w:val="en-US"/>
        </w:rPr>
        <w:t>CLEARANCE</w:t>
      </w:r>
      <w:r w:rsidR="007E6921" w:rsidRPr="007E69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D55A67" w14:textId="7C29FC1F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A3223" wp14:editId="7835CCA6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518" w14:textId="4E16285B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9040B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Clearance</w:t>
      </w:r>
    </w:p>
    <w:p w14:paraId="19366C57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ADA22A" w14:textId="1D9FCC04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избежание этой ошибки</w:t>
      </w:r>
      <w:ins w:id="15" w:author="Александр Семенов" w:date="2023-10-30T16:26:00Z">
        <w:r w:rsidR="009040B9">
          <w:rPr>
            <w:rFonts w:ascii="Times New Roman" w:hAnsi="Times New Roman" w:cs="Times New Roman"/>
            <w:sz w:val="28"/>
            <w:szCs w:val="28"/>
          </w:rPr>
          <w:t>,</w:t>
        </w:r>
      </w:ins>
      <w:r>
        <w:rPr>
          <w:rFonts w:ascii="Times New Roman" w:hAnsi="Times New Roman" w:cs="Times New Roman"/>
          <w:sz w:val="28"/>
          <w:szCs w:val="28"/>
        </w:rPr>
        <w:t xml:space="preserve"> еще на моменте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футпринта</w:t>
      </w:r>
      <w:proofErr w:type="spellEnd"/>
      <w:ins w:id="16" w:author="Александр Семенов" w:date="2023-10-30T16:26:00Z">
        <w:r w:rsidR="009040B9">
          <w:rPr>
            <w:rFonts w:ascii="Times New Roman" w:hAnsi="Times New Roman" w:cs="Times New Roman"/>
            <w:sz w:val="28"/>
            <w:szCs w:val="28"/>
          </w:rPr>
          <w:t xml:space="preserve"> (посадочного места)</w:t>
        </w:r>
      </w:ins>
      <w:r>
        <w:rPr>
          <w:rFonts w:ascii="Times New Roman" w:hAnsi="Times New Roman" w:cs="Times New Roman"/>
          <w:sz w:val="28"/>
          <w:szCs w:val="28"/>
        </w:rPr>
        <w:t xml:space="preserve"> </w:t>
      </w:r>
      <w:ins w:id="17" w:author="Александр Семенов" w:date="2023-10-30T16:26:00Z">
        <w:r w:rsidR="009040B9">
          <w:rPr>
            <w:rFonts w:ascii="Times New Roman" w:hAnsi="Times New Roman" w:cs="Times New Roman"/>
            <w:sz w:val="28"/>
            <w:szCs w:val="28"/>
          </w:rPr>
          <w:t>компонента</w:t>
        </w:r>
      </w:ins>
      <w:del w:id="18" w:author="Александр Семенов" w:date="2023-10-30T16:26:00Z">
        <w:r w:rsidDel="009040B9">
          <w:rPr>
            <w:rFonts w:ascii="Times New Roman" w:hAnsi="Times New Roman" w:cs="Times New Roman"/>
            <w:sz w:val="28"/>
            <w:szCs w:val="28"/>
          </w:rPr>
          <w:delText>детали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следует </w:t>
      </w:r>
      <w:ins w:id="19" w:author="Александр Семенов" w:date="2023-10-30T16:26:00Z">
        <w:r w:rsidR="009040B9">
          <w:rPr>
            <w:rFonts w:ascii="Times New Roman" w:hAnsi="Times New Roman" w:cs="Times New Roman"/>
            <w:sz w:val="28"/>
            <w:szCs w:val="28"/>
          </w:rPr>
          <w:t>предусматривать</w:t>
        </w:r>
      </w:ins>
      <w:del w:id="20" w:author="Александр Семенов" w:date="2023-10-30T16:26:00Z">
        <w:r w:rsidDel="009040B9">
          <w:rPr>
            <w:rFonts w:ascii="Times New Roman" w:hAnsi="Times New Roman" w:cs="Times New Roman"/>
            <w:sz w:val="28"/>
            <w:szCs w:val="28"/>
          </w:rPr>
          <w:delText>составлять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слой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7E6921">
        <w:rPr>
          <w:rFonts w:ascii="Times New Roman" w:hAnsi="Times New Roman" w:cs="Times New Roman"/>
          <w:sz w:val="28"/>
          <w:szCs w:val="28"/>
        </w:rPr>
        <w:t xml:space="preserve"> </w:t>
      </w:r>
      <w:del w:id="21" w:author="Александр Семенов" w:date="2023-10-30T16:26:00Z">
        <w:r w:rsidRPr="007E6921" w:rsidDel="009040B9">
          <w:rPr>
            <w:rFonts w:ascii="Times New Roman" w:hAnsi="Times New Roman" w:cs="Times New Roman"/>
            <w:sz w:val="28"/>
            <w:szCs w:val="28"/>
          </w:rPr>
          <w:delText>(39</w:delText>
        </w:r>
      </w:del>
      <w:del w:id="22" w:author="Александр Семенов" w:date="2023-10-30T16:27:00Z">
        <w:r w:rsidRPr="007E6921" w:rsidDel="009040B9">
          <w:rPr>
            <w:rFonts w:ascii="Times New Roman" w:hAnsi="Times New Roman" w:cs="Times New Roman"/>
            <w:sz w:val="28"/>
            <w:szCs w:val="28"/>
          </w:rPr>
          <w:delText>)</w:delText>
        </w:r>
      </w:del>
      <w:r w:rsidRPr="007E6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</w:t>
      </w:r>
      <w:del w:id="23" w:author="Александр Семенов" w:date="2023-10-30T16:27:00Z">
        <w:r w:rsidDel="009040B9">
          <w:rPr>
            <w:rFonts w:ascii="Times New Roman" w:hAnsi="Times New Roman" w:cs="Times New Roman"/>
            <w:sz w:val="28"/>
            <w:szCs w:val="28"/>
          </w:rPr>
          <w:delText xml:space="preserve">и </w:delText>
        </w:r>
      </w:del>
      <w:ins w:id="24" w:author="Александр Семенов" w:date="2023-10-30T16:27:00Z">
        <w:r w:rsidR="009040B9">
          <w:rPr>
            <w:rFonts w:ascii="Times New Roman" w:hAnsi="Times New Roman" w:cs="Times New Roman"/>
            <w:sz w:val="28"/>
            <w:szCs w:val="28"/>
          </w:rPr>
          <w:t>компоненты</w:t>
        </w:r>
      </w:ins>
      <w:del w:id="25" w:author="Александр Семенов" w:date="2023-10-30T16:27:00Z">
        <w:r w:rsidDel="009040B9">
          <w:rPr>
            <w:rFonts w:ascii="Times New Roman" w:hAnsi="Times New Roman" w:cs="Times New Roman"/>
            <w:sz w:val="28"/>
            <w:szCs w:val="28"/>
          </w:rPr>
          <w:delText>детали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можно ставить </w:t>
      </w:r>
      <w:del w:id="26" w:author="Александр Семенов" w:date="2023-10-30T16:27:00Z">
        <w:r w:rsidDel="009040B9">
          <w:rPr>
            <w:rFonts w:ascii="Times New Roman" w:hAnsi="Times New Roman" w:cs="Times New Roman"/>
            <w:sz w:val="28"/>
            <w:szCs w:val="28"/>
          </w:rPr>
          <w:delText>очень близко</w:delText>
        </w:r>
      </w:del>
      <w:ins w:id="27" w:author="Александр Семенов" w:date="2023-10-30T16:27:00Z">
        <w:r w:rsidR="009040B9">
          <w:rPr>
            <w:rFonts w:ascii="Times New Roman" w:hAnsi="Times New Roman" w:cs="Times New Roman"/>
            <w:sz w:val="28"/>
            <w:szCs w:val="28"/>
          </w:rPr>
          <w:t xml:space="preserve">на минимальное удаление друг от друга, </w:t>
        </w:r>
        <w:proofErr w:type="spellStart"/>
        <w:r w:rsidR="009040B9">
          <w:rPr>
            <w:rFonts w:ascii="Times New Roman" w:hAnsi="Times New Roman" w:cs="Times New Roman"/>
            <w:sz w:val="28"/>
            <w:szCs w:val="28"/>
          </w:rPr>
          <w:t>избегая</w:t>
        </w:r>
      </w:ins>
      <w:del w:id="28" w:author="Александр Семенов" w:date="2023-10-30T16:27:00Z">
        <w:r w:rsidDel="009040B9">
          <w:rPr>
            <w:rFonts w:ascii="Times New Roman" w:hAnsi="Times New Roman" w:cs="Times New Roman"/>
            <w:sz w:val="28"/>
            <w:szCs w:val="28"/>
          </w:rPr>
          <w:delText xml:space="preserve"> не боясь </w:delText>
        </w:r>
      </w:del>
      <w:r>
        <w:rPr>
          <w:rFonts w:ascii="Times New Roman" w:hAnsi="Times New Roman" w:cs="Times New Roman"/>
          <w:sz w:val="28"/>
          <w:szCs w:val="28"/>
        </w:rPr>
        <w:t>ошибки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7E6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Пример: </w:t>
      </w:r>
      <w:r>
        <w:rPr>
          <w:noProof/>
          <w:lang w:eastAsia="ru-RU"/>
        </w:rPr>
        <w:drawing>
          <wp:inline distT="0" distB="0" distL="0" distR="0" wp14:anchorId="7B0E0595" wp14:editId="2340CE92">
            <wp:extent cx="5765847" cy="228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2856" cy="23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DF25" w14:textId="485BE7BF" w:rsidR="007E6921" w:rsidRPr="008F1F4A" w:rsidRDefault="008F1F4A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Пример использования слоя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8F1F4A">
        <w:rPr>
          <w:rFonts w:ascii="Times New Roman" w:hAnsi="Times New Roman" w:cs="Times New Roman"/>
          <w:sz w:val="28"/>
          <w:szCs w:val="28"/>
        </w:rPr>
        <w:t xml:space="preserve"> (39)</w:t>
      </w:r>
    </w:p>
    <w:p w14:paraId="51AFA7C8" w14:textId="77777777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C55ADF" w14:textId="61FAACE2" w:rsidR="00E33398" w:rsidRPr="009040B9" w:rsidRDefault="00591448" w:rsidP="007E6921">
      <w:pPr>
        <w:pStyle w:val="a3"/>
        <w:rPr>
          <w:rFonts w:ascii="Times New Roman" w:hAnsi="Times New Roman" w:cs="Times New Roman"/>
          <w:sz w:val="28"/>
          <w:szCs w:val="28"/>
          <w:rPrChange w:id="29" w:author="Александр Семенов" w:date="2023-10-30T16:29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</w:pPr>
      <w:del w:id="30" w:author="Александр Семенов" w:date="2023-10-30T16:29:00Z">
        <w:r w:rsidDel="009040B9">
          <w:rPr>
            <w:rFonts w:ascii="Times New Roman" w:hAnsi="Times New Roman" w:cs="Times New Roman"/>
            <w:sz w:val="28"/>
            <w:szCs w:val="28"/>
          </w:rPr>
          <w:delText xml:space="preserve">Бывают </w:delText>
        </w:r>
      </w:del>
      <w:ins w:id="31" w:author="Александр Семенов" w:date="2023-10-30T16:29:00Z">
        <w:r w:rsidR="009040B9">
          <w:rPr>
            <w:rFonts w:ascii="Times New Roman" w:hAnsi="Times New Roman" w:cs="Times New Roman"/>
            <w:sz w:val="28"/>
            <w:szCs w:val="28"/>
          </w:rPr>
          <w:t>Некоторые</w:t>
        </w:r>
        <w:r w:rsidR="009040B9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>
        <w:rPr>
          <w:rFonts w:ascii="Times New Roman" w:hAnsi="Times New Roman" w:cs="Times New Roman"/>
          <w:sz w:val="28"/>
          <w:szCs w:val="28"/>
        </w:rPr>
        <w:t>ошибки которые следует игнорировать,</w:t>
      </w:r>
      <w:ins w:id="32" w:author="Александр Семенов" w:date="2023-10-30T16:29:00Z">
        <w:r w:rsidR="009040B9">
          <w:rPr>
            <w:rFonts w:ascii="Times New Roman" w:hAnsi="Times New Roman" w:cs="Times New Roman"/>
            <w:sz w:val="28"/>
            <w:szCs w:val="28"/>
          </w:rPr>
          <w:t xml:space="preserve"> в случае если они сделаны преднамеренно</w:t>
        </w:r>
      </w:ins>
      <w:ins w:id="33" w:author="Александр Семенов" w:date="2023-10-30T16:30:00Z">
        <w:r w:rsidR="009040B9">
          <w:rPr>
            <w:rFonts w:ascii="Times New Roman" w:hAnsi="Times New Roman" w:cs="Times New Roman"/>
            <w:sz w:val="28"/>
            <w:szCs w:val="28"/>
          </w:rPr>
          <w:t>.</w:t>
        </w:r>
      </w:ins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del w:id="34" w:author="Александр Семенов" w:date="2023-10-30T16:30:00Z">
        <w:r w:rsidDel="009040B9">
          <w:rPr>
            <w:rFonts w:ascii="Times New Roman" w:hAnsi="Times New Roman" w:cs="Times New Roman"/>
            <w:sz w:val="28"/>
            <w:szCs w:val="28"/>
          </w:rPr>
          <w:delText xml:space="preserve">«закостыленные» </w:delText>
        </w:r>
      </w:del>
      <w:r w:rsidR="00E33398">
        <w:rPr>
          <w:rFonts w:ascii="Times New Roman" w:hAnsi="Times New Roman" w:cs="Times New Roman"/>
          <w:sz w:val="28"/>
          <w:szCs w:val="28"/>
        </w:rPr>
        <w:t>дорожки к отверстию</w:t>
      </w:r>
      <w:ins w:id="35" w:author="Александр Семенов" w:date="2023-10-30T16:30:00Z">
        <w:r w:rsidR="009040B9">
          <w:rPr>
            <w:rFonts w:ascii="Times New Roman" w:hAnsi="Times New Roman" w:cs="Times New Roman"/>
            <w:sz w:val="28"/>
            <w:szCs w:val="28"/>
          </w:rPr>
          <w:t xml:space="preserve"> с разным именем</w:t>
        </w:r>
      </w:ins>
      <w:r w:rsidR="00E33398">
        <w:rPr>
          <w:rFonts w:ascii="Times New Roman" w:hAnsi="Times New Roman" w:cs="Times New Roman"/>
          <w:sz w:val="28"/>
          <w:szCs w:val="28"/>
        </w:rPr>
        <w:t xml:space="preserve">. В данном случае мы не можем задать отверстию значение </w:t>
      </w:r>
      <w:ins w:id="36" w:author="Александр Семенов" w:date="2023-10-30T16:30:00Z">
        <w:r w:rsidR="009040B9">
          <w:rPr>
            <w:rFonts w:ascii="Times New Roman" w:hAnsi="Times New Roman" w:cs="Times New Roman"/>
            <w:sz w:val="28"/>
            <w:szCs w:val="28"/>
          </w:rPr>
          <w:t xml:space="preserve">имени </w:t>
        </w:r>
      </w:ins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 w:rsidR="00E33398" w:rsidRPr="00E33398">
        <w:rPr>
          <w:rFonts w:ascii="Times New Roman" w:hAnsi="Times New Roman" w:cs="Times New Roman"/>
          <w:sz w:val="28"/>
          <w:szCs w:val="28"/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 xml:space="preserve">так как у нас присутствует </w:t>
      </w:r>
      <w:ins w:id="37" w:author="Александр Семенов" w:date="2023-10-30T16:30:00Z">
        <w:r w:rsidR="009040B9">
          <w:rPr>
            <w:rFonts w:ascii="Times New Roman" w:hAnsi="Times New Roman" w:cs="Times New Roman"/>
            <w:sz w:val="28"/>
            <w:szCs w:val="28"/>
          </w:rPr>
          <w:t>полигон</w:t>
        </w:r>
      </w:ins>
      <w:del w:id="38" w:author="Александр Семенов" w:date="2023-10-30T16:30:00Z">
        <w:r w:rsidR="00E33398" w:rsidDel="009040B9">
          <w:rPr>
            <w:rFonts w:ascii="Times New Roman" w:hAnsi="Times New Roman" w:cs="Times New Roman"/>
            <w:sz w:val="28"/>
            <w:szCs w:val="28"/>
          </w:rPr>
          <w:delText>заливка поля</w:delText>
        </w:r>
      </w:del>
      <w:r w:rsidR="00E33398">
        <w:rPr>
          <w:rFonts w:ascii="Times New Roman" w:hAnsi="Times New Roman" w:cs="Times New Roman"/>
          <w:sz w:val="28"/>
          <w:szCs w:val="28"/>
        </w:rPr>
        <w:t xml:space="preserve"> с данным значением и отверстие тоже будет заливаться</w:t>
      </w:r>
      <w:ins w:id="39" w:author="Александр Семенов" w:date="2023-10-30T16:30:00Z">
        <w:r w:rsidR="00D36187">
          <w:rPr>
            <w:rFonts w:ascii="Times New Roman" w:hAnsi="Times New Roman" w:cs="Times New Roman"/>
            <w:sz w:val="28"/>
            <w:szCs w:val="28"/>
          </w:rPr>
          <w:t xml:space="preserve"> без термальных </w:t>
        </w:r>
        <w:proofErr w:type="spellStart"/>
        <w:r w:rsidR="00D36187">
          <w:rPr>
            <w:rFonts w:ascii="Times New Roman" w:hAnsi="Times New Roman" w:cs="Times New Roman"/>
            <w:sz w:val="28"/>
            <w:szCs w:val="28"/>
          </w:rPr>
          <w:t>падов</w:t>
        </w:r>
      </w:ins>
      <w:proofErr w:type="spellEnd"/>
      <w:r w:rsidR="00E33398">
        <w:rPr>
          <w:rFonts w:ascii="Times New Roman" w:hAnsi="Times New Roman" w:cs="Times New Roman"/>
          <w:sz w:val="28"/>
          <w:szCs w:val="28"/>
        </w:rPr>
        <w:t>, соответственно отверстие имеет одно значение</w:t>
      </w:r>
      <w:ins w:id="40" w:author="Александр Семенов" w:date="2023-10-30T16:29:00Z">
        <w:r w:rsidR="009040B9">
          <w:rPr>
            <w:rFonts w:ascii="Times New Roman" w:hAnsi="Times New Roman" w:cs="Times New Roman"/>
            <w:sz w:val="28"/>
            <w:szCs w:val="28"/>
          </w:rPr>
          <w:t xml:space="preserve"> имени</w:t>
        </w:r>
      </w:ins>
      <w:r w:rsidR="00E33398">
        <w:rPr>
          <w:rFonts w:ascii="Times New Roman" w:hAnsi="Times New Roman" w:cs="Times New Roman"/>
          <w:sz w:val="28"/>
          <w:szCs w:val="28"/>
        </w:rPr>
        <w:t xml:space="preserve">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33398">
        <w:rPr>
          <w:rFonts w:ascii="Times New Roman" w:hAnsi="Times New Roman" w:cs="Times New Roman"/>
          <w:sz w:val="28"/>
          <w:szCs w:val="28"/>
        </w:rPr>
        <w:t>$15), а дорожки другое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). Отсюда ряд ошибок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CLEARANCE</w:t>
      </w:r>
      <w:r w:rsidR="00E33398" w:rsidRPr="009040B9">
        <w:rPr>
          <w:rFonts w:ascii="Times New Roman" w:hAnsi="Times New Roman" w:cs="Times New Roman"/>
          <w:sz w:val="28"/>
          <w:szCs w:val="28"/>
          <w:rPrChange w:id="41" w:author="Александр Семенов" w:date="2023-10-30T16:29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 xml:space="preserve">и 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33398" w:rsidRPr="009040B9">
        <w:rPr>
          <w:rFonts w:ascii="Times New Roman" w:hAnsi="Times New Roman" w:cs="Times New Roman"/>
          <w:sz w:val="28"/>
          <w:szCs w:val="28"/>
          <w:rPrChange w:id="42" w:author="Александр Семенов" w:date="2023-10-30T16:29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).</w:t>
      </w:r>
    </w:p>
    <w:p w14:paraId="126A7121" w14:textId="58AA00B0" w:rsidR="007A0C09" w:rsidRDefault="00E33398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669D9" wp14:editId="2A27773C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C1A" w14:textId="35089C25" w:rsidR="008F1F4A" w:rsidRPr="008F1F4A" w:rsidRDefault="008F1F4A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Пример «Костыля»</w:t>
      </w:r>
    </w:p>
    <w:p w14:paraId="6C2A2CB0" w14:textId="3EBB83BB" w:rsidR="007A0C09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гербер файл</w:t>
      </w:r>
      <w:ins w:id="43" w:author="Александр Семенов" w:date="2023-10-30T16:31:00Z">
        <w:r w:rsidR="00D36187">
          <w:rPr>
            <w:rFonts w:ascii="Times New Roman" w:hAnsi="Times New Roman" w:cs="Times New Roman"/>
            <w:sz w:val="28"/>
            <w:szCs w:val="28"/>
          </w:rPr>
          <w:t>ов</w:t>
        </w:r>
      </w:ins>
      <w:del w:id="44" w:author="Александр Семенов" w:date="2023-10-30T16:31:00Z">
        <w:r w:rsidDel="00D36187">
          <w:rPr>
            <w:rFonts w:ascii="Times New Roman" w:hAnsi="Times New Roman" w:cs="Times New Roman"/>
            <w:sz w:val="28"/>
            <w:szCs w:val="28"/>
          </w:rPr>
          <w:delText>а</w:delText>
        </w:r>
      </w:del>
    </w:p>
    <w:p w14:paraId="5847F675" w14:textId="3C09A408" w:rsidR="006242E6" w:rsidRPr="00C06812" w:rsidRDefault="006242E6" w:rsidP="006242E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значок </w:t>
      </w:r>
      <w:del w:id="45" w:author="Александр Семенов" w:date="2023-10-30T16:31:00Z">
        <w:r w:rsidDel="00D36187">
          <w:rPr>
            <w:rFonts w:ascii="Times New Roman" w:hAnsi="Times New Roman" w:cs="Times New Roman"/>
            <w:sz w:val="28"/>
            <w:szCs w:val="28"/>
          </w:rPr>
          <w:delText xml:space="preserve">завода </w:delText>
        </w:r>
      </w:del>
      <w:ins w:id="46" w:author="Александр Семенов" w:date="2023-10-30T16:31:00Z">
        <w:r w:rsidR="00D36187">
          <w:rPr>
            <w:rFonts w:ascii="Times New Roman" w:hAnsi="Times New Roman" w:cs="Times New Roman"/>
            <w:sz w:val="28"/>
            <w:szCs w:val="28"/>
          </w:rPr>
          <w:t>отображенн</w:t>
        </w:r>
      </w:ins>
      <w:ins w:id="47" w:author="Александр Семенов" w:date="2023-10-30T16:32:00Z">
        <w:r w:rsidR="00D36187">
          <w:rPr>
            <w:rFonts w:ascii="Times New Roman" w:hAnsi="Times New Roman" w:cs="Times New Roman"/>
            <w:sz w:val="28"/>
            <w:szCs w:val="28"/>
          </w:rPr>
          <w:t>ый на рисунке 13</w:t>
        </w:r>
      </w:ins>
      <w:ins w:id="48" w:author="Александр Семенов" w:date="2023-10-30T16:31:00Z">
        <w:r w:rsidR="00D36187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>
        <w:rPr>
          <w:rFonts w:ascii="Times New Roman" w:hAnsi="Times New Roman" w:cs="Times New Roman"/>
          <w:sz w:val="28"/>
          <w:szCs w:val="28"/>
        </w:rPr>
        <w:t>без зеленой стрелки</w:t>
      </w:r>
      <w:r w:rsidR="008F1F4A">
        <w:rPr>
          <w:rFonts w:ascii="Times New Roman" w:hAnsi="Times New Roman" w:cs="Times New Roman"/>
          <w:sz w:val="28"/>
          <w:szCs w:val="28"/>
        </w:rPr>
        <w:t xml:space="preserve"> (САМ процессор)</w:t>
      </w:r>
    </w:p>
    <w:p w14:paraId="290158B2" w14:textId="2F6C0C0A" w:rsidR="007A0C09" w:rsidRDefault="006242E6">
      <w:pPr>
        <w:rPr>
          <w:rFonts w:ascii="Times New Roman" w:hAnsi="Times New Roman" w:cs="Times New Roman"/>
          <w:sz w:val="28"/>
          <w:szCs w:val="28"/>
        </w:rPr>
      </w:pPr>
      <w:commentRangeStart w:id="49"/>
      <w:r>
        <w:rPr>
          <w:noProof/>
          <w:lang w:eastAsia="ru-RU"/>
        </w:rPr>
        <w:lastRenderedPageBreak/>
        <w:drawing>
          <wp:inline distT="0" distB="0" distL="0" distR="0" wp14:anchorId="5F16A3A3" wp14:editId="7EFA02BD">
            <wp:extent cx="5940425" cy="16783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9"/>
      <w:r w:rsidR="00D36187">
        <w:rPr>
          <w:rStyle w:val="a9"/>
        </w:rPr>
        <w:commentReference w:id="49"/>
      </w:r>
    </w:p>
    <w:p w14:paraId="2A8D1F1C" w14:textId="6F33E916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Расположение команды (САМ процессор)</w:t>
      </w:r>
    </w:p>
    <w:p w14:paraId="33B468C6" w14:textId="6AFA6269" w:rsidR="007A0C09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откроется САМ процессор. Откроем САМ файл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6DE3">
        <w:rPr>
          <w:rFonts w:ascii="Times New Roman" w:hAnsi="Times New Roman" w:cs="Times New Roman"/>
          <w:sz w:val="28"/>
          <w:szCs w:val="28"/>
        </w:rPr>
        <w:t xml:space="preserve">т.к. ранее мы поставили правила именно для него. </w:t>
      </w:r>
    </w:p>
    <w:p w14:paraId="610EF632" w14:textId="3E299F6D" w:rsidR="00134E12" w:rsidRPr="00134E12" w:rsidRDefault="00134E12">
      <w:pPr>
        <w:rPr>
          <w:rFonts w:ascii="Times New Roman" w:hAnsi="Times New Roman" w:cs="Times New Roman"/>
          <w:sz w:val="28"/>
          <w:szCs w:val="28"/>
        </w:rPr>
      </w:pPr>
      <w:commentRangeStart w:id="50"/>
      <w:r>
        <w:rPr>
          <w:rFonts w:ascii="Times New Roman" w:hAnsi="Times New Roman" w:cs="Times New Roman"/>
          <w:sz w:val="28"/>
          <w:szCs w:val="28"/>
        </w:rPr>
        <w:t>Удаляем все слои и добавляем свои</w:t>
      </w:r>
    </w:p>
    <w:p w14:paraId="229E5167" w14:textId="58C9AFF0" w:rsidR="00740613" w:rsidRPr="00134E12" w:rsidRDefault="00134E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descriptions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такое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Vias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imension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и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меняем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название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файла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%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40613" w:rsidRPr="00134E12">
        <w:rPr>
          <w:rFonts w:ascii="Times New Roman" w:hAnsi="Times New Roman" w:cs="Times New Roman"/>
          <w:sz w:val="28"/>
          <w:szCs w:val="28"/>
        </w:rPr>
        <w:t>/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740613" w:rsidRPr="00134E1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40613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</w:p>
    <w:p w14:paraId="5B019169" w14:textId="0C98DE65" w:rsidR="00740613" w:rsidRDefault="007406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BOT; layers: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 xml:space="preserve"> Bottom, Pads, Vias,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imension; filename: %N/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bot.sol</w:t>
      </w:r>
      <w:proofErr w:type="spellEnd"/>
    </w:p>
    <w:p w14:paraId="1EDDBDE4" w14:textId="7A13B5F1" w:rsidR="00740613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Pr="00134E12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134E12">
        <w:rPr>
          <w:rFonts w:ascii="Times New Roman" w:hAnsi="Times New Roman" w:cs="Times New Roman"/>
          <w:sz w:val="28"/>
          <w:szCs w:val="28"/>
          <w:lang w:val="en-US"/>
        </w:rPr>
        <w:t>mt.stc</w:t>
      </w:r>
      <w:proofErr w:type="spellEnd"/>
    </w:p>
    <w:p w14:paraId="6137DC34" w14:textId="6BACC470" w:rsidR="00134E12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MB;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 filename: %N</w:t>
      </w:r>
      <w:r w:rsid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64AFA">
        <w:rPr>
          <w:rFonts w:ascii="Times New Roman" w:hAnsi="Times New Roman" w:cs="Times New Roman"/>
          <w:sz w:val="28"/>
          <w:szCs w:val="28"/>
          <w:lang w:val="en-US"/>
        </w:rPr>
        <w:t>mb.sts</w:t>
      </w:r>
      <w:proofErr w:type="spellEnd"/>
    </w:p>
    <w:p w14:paraId="28FF7809" w14:textId="18C2CF53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CT;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Pr="00E64AFA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ct.gbc</w:t>
      </w:r>
      <w:proofErr w:type="spellEnd"/>
    </w:p>
    <w:p w14:paraId="0498604C" w14:textId="6361EB55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Pr="00E64AFA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bt.gbc</w:t>
      </w:r>
      <w:proofErr w:type="spellEnd"/>
    </w:p>
    <w:p w14:paraId="3E8E03E1" w14:textId="27E9E2BC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ST;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tNames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Pr="00E64AFA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st.plc</w:t>
      </w:r>
      <w:proofErr w:type="spellEnd"/>
    </w:p>
    <w:p w14:paraId="52AC0FCD" w14:textId="28E34C6B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bNames</w:t>
      </w:r>
      <w:proofErr w:type="spellEnd"/>
      <w:r w:rsidR="009E2F86"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bt.pls</w:t>
      </w:r>
      <w:proofErr w:type="spellEnd"/>
    </w:p>
    <w:p w14:paraId="32F77C63" w14:textId="37FBB15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BRD;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Holes,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Miling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brd.gbr</w:t>
      </w:r>
      <w:proofErr w:type="spellEnd"/>
    </w:p>
    <w:p w14:paraId="1643A8B5" w14:textId="5DF8293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DRL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проставляем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From: Layer 1 Top; To: Layer 16 Bottom. </w:t>
      </w:r>
      <w:r>
        <w:rPr>
          <w:rFonts w:ascii="Times New Roman" w:hAnsi="Times New Roman" w:cs="Times New Roman"/>
          <w:sz w:val="28"/>
          <w:szCs w:val="28"/>
        </w:rPr>
        <w:t>Ставим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галочки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Include: Vias, PTH, Holes; filename: 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drl.drd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commentRangeEnd w:id="50"/>
      <w:r w:rsidR="00D36187">
        <w:rPr>
          <w:rStyle w:val="a9"/>
        </w:rPr>
        <w:commentReference w:id="50"/>
      </w:r>
    </w:p>
    <w:p w14:paraId="1056689E" w14:textId="6F928419" w:rsidR="009E2F86" w:rsidRPr="00966408" w:rsidRDefault="00966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составления </w:t>
      </w:r>
      <w:r w:rsidR="002A0093">
        <w:rPr>
          <w:rFonts w:ascii="Times New Roman" w:hAnsi="Times New Roman" w:cs="Times New Roman"/>
          <w:sz w:val="28"/>
          <w:szCs w:val="28"/>
        </w:rPr>
        <w:t>настроек САМ процессора сохраняем их. После этого настройки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активировав</w:t>
      </w:r>
      <w:r w:rsidR="002A0093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из файлов</w:t>
      </w:r>
      <w:r w:rsidR="006242E6">
        <w:rPr>
          <w:rFonts w:ascii="Times New Roman" w:hAnsi="Times New Roman" w:cs="Times New Roman"/>
          <w:sz w:val="28"/>
          <w:szCs w:val="28"/>
        </w:rPr>
        <w:t xml:space="preserve"> (</w:t>
      </w:r>
      <w:r w:rsidR="006242E6" w:rsidRPr="00D36187">
        <w:rPr>
          <w:rFonts w:ascii="Times New Roman" w:hAnsi="Times New Roman" w:cs="Times New Roman"/>
          <w:sz w:val="28"/>
          <w:szCs w:val="28"/>
          <w:highlight w:val="red"/>
          <w:rPrChange w:id="51" w:author="Александр Семенов" w:date="2023-10-30T16:34:00Z">
            <w:rPr>
              <w:rFonts w:ascii="Times New Roman" w:hAnsi="Times New Roman" w:cs="Times New Roman"/>
              <w:sz w:val="28"/>
              <w:szCs w:val="28"/>
            </w:rPr>
          </w:rPrChange>
        </w:rPr>
        <w:t>значок листа со стрелкой)</w:t>
      </w:r>
      <w:r>
        <w:rPr>
          <w:rFonts w:ascii="Times New Roman" w:hAnsi="Times New Roman" w:cs="Times New Roman"/>
          <w:sz w:val="28"/>
          <w:szCs w:val="28"/>
        </w:rPr>
        <w:t>.</w:t>
      </w:r>
      <w:r w:rsidR="00624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4520B" w14:textId="241CF4A6" w:rsidR="00696DE3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25049" wp14:editId="562EBB0A">
            <wp:extent cx="3971925" cy="1314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3D1" w14:textId="4D25D7DB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Расположение знака импорта настроек САМ процессора</w:t>
      </w:r>
    </w:p>
    <w:p w14:paraId="2B6C28DE" w14:textId="77777777" w:rsidR="00696DE3" w:rsidRDefault="00696D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644A7" wp14:editId="0B7C9446">
            <wp:extent cx="4667002" cy="141032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553" cy="14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D67" w14:textId="62E2ADD0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Общий вид файлов настроек САМ пр</w:t>
      </w:r>
      <w:r w:rsidR="002A009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цессора</w:t>
      </w:r>
    </w:p>
    <w:p w14:paraId="6F68A151" w14:textId="77777777" w:rsidR="00696DE3" w:rsidRDefault="00696D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CB11EF" wp14:editId="3F6F2442">
            <wp:extent cx="2838202" cy="25621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6261" cy="25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F2C9" w14:textId="015607C3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Окно настроек САМ процессора</w:t>
      </w:r>
    </w:p>
    <w:p w14:paraId="1C018402" w14:textId="77777777" w:rsidR="00696DE3" w:rsidRDefault="002810E6">
      <w:pPr>
        <w:rPr>
          <w:rFonts w:ascii="Times New Roman" w:hAnsi="Times New Roman" w:cs="Times New Roman"/>
          <w:sz w:val="28"/>
          <w:szCs w:val="28"/>
        </w:rPr>
      </w:pPr>
      <w:commentRangeStart w:id="52"/>
      <w:r>
        <w:rPr>
          <w:rFonts w:ascii="Times New Roman" w:hAnsi="Times New Roman" w:cs="Times New Roman"/>
          <w:sz w:val="28"/>
          <w:szCs w:val="28"/>
        </w:rPr>
        <w:t xml:space="preserve">Как видите </w:t>
      </w:r>
      <w:commentRangeEnd w:id="52"/>
      <w:r w:rsidR="00D36187">
        <w:rPr>
          <w:rStyle w:val="a9"/>
        </w:rPr>
        <w:commentReference w:id="52"/>
      </w:r>
      <w:r>
        <w:rPr>
          <w:rFonts w:ascii="Times New Roman" w:hAnsi="Times New Roman" w:cs="Times New Roman"/>
          <w:sz w:val="28"/>
          <w:szCs w:val="28"/>
        </w:rPr>
        <w:t>у нас проставляются нужные форматы и названия слоев.</w:t>
      </w:r>
    </w:p>
    <w:p w14:paraId="76C265EB" w14:textId="5353B426" w:rsidR="002810E6" w:rsidRPr="006242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Отмечаем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 AS ZIP.</w:t>
      </w:r>
    </w:p>
    <w:p w14:paraId="1ACCE32F" w14:textId="4D32E5AE" w:rsidR="002810E6" w:rsidRPr="002F5FBA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Нажимаем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E6">
        <w:rPr>
          <w:rFonts w:ascii="Times New Roman" w:hAnsi="Times New Roman" w:cs="Times New Roman"/>
          <w:sz w:val="28"/>
          <w:szCs w:val="28"/>
          <w:lang w:val="en-US"/>
        </w:rPr>
        <w:t>PROCESS JO</w:t>
      </w:r>
      <w:r w:rsidR="002F5FB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1343600" w14:textId="45396537" w:rsidR="002810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ECCE10" wp14:editId="28AA28E9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CF9" w14:textId="17E92185" w:rsidR="002A0093" w:rsidRPr="009040B9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9040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</w:p>
    <w:p w14:paraId="0B08731F" w14:textId="77777777" w:rsidR="002810E6" w:rsidRDefault="002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Готово, гербер файл создан.</w:t>
      </w:r>
    </w:p>
    <w:p w14:paraId="5E352CEC" w14:textId="77777777" w:rsidR="00C06812" w:rsidRDefault="00C06812">
      <w:pPr>
        <w:rPr>
          <w:rFonts w:ascii="Times New Roman" w:hAnsi="Times New Roman" w:cs="Times New Roman"/>
          <w:sz w:val="28"/>
          <w:szCs w:val="28"/>
        </w:rPr>
      </w:pPr>
      <w:commentRangeStart w:id="53"/>
      <w:r>
        <w:rPr>
          <w:rFonts w:ascii="Times New Roman" w:hAnsi="Times New Roman" w:cs="Times New Roman"/>
          <w:sz w:val="28"/>
          <w:szCs w:val="28"/>
        </w:rPr>
        <w:t xml:space="preserve">Он представлен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53"/>
      <w:r w:rsidR="00D36187">
        <w:rPr>
          <w:rStyle w:val="a9"/>
        </w:rPr>
        <w:commentReference w:id="53"/>
      </w:r>
    </w:p>
    <w:p w14:paraId="39095092" w14:textId="77777777" w:rsidR="00C06812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файла на сайт.</w:t>
      </w:r>
    </w:p>
    <w:p w14:paraId="3564CE07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Регистрируемся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40A5FA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список плат 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заказ </w:t>
      </w:r>
      <w:r w:rsidRPr="00871905">
        <w:rPr>
          <w:rFonts w:ascii="Times New Roman" w:hAnsi="Times New Roman" w:cs="Times New Roman"/>
          <w:sz w:val="28"/>
          <w:szCs w:val="28"/>
        </w:rPr>
        <w:t>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Загружаем гербер файл.</w:t>
      </w:r>
    </w:p>
    <w:p w14:paraId="062C53F2" w14:textId="7A52A1AD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Расставляем типы слоя </w:t>
      </w:r>
      <w:r w:rsidR="002A0093">
        <w:rPr>
          <w:rFonts w:ascii="Times New Roman" w:hAnsi="Times New Roman" w:cs="Times New Roman"/>
          <w:sz w:val="28"/>
          <w:szCs w:val="28"/>
        </w:rPr>
        <w:t>в соответствии с именем файла (Рис. 18)</w:t>
      </w:r>
    </w:p>
    <w:p w14:paraId="6D9D2295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 получиться так</w:t>
      </w:r>
    </w:p>
    <w:p w14:paraId="4044ACC2" w14:textId="77777777" w:rsidR="004C5CBE" w:rsidRDefault="004C5CBE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3987F" wp14:editId="6BF612B3">
            <wp:extent cx="5872338" cy="3067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033" cy="30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258" w14:textId="0FDFD17C" w:rsidR="002A0093" w:rsidRPr="002A0093" w:rsidRDefault="002A0093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Соотношение типов слоев с именами файлов</w:t>
      </w:r>
    </w:p>
    <w:p w14:paraId="25A4676B" w14:textId="77777777" w:rsidR="00C06812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далее</w:t>
      </w:r>
    </w:p>
    <w:p w14:paraId="3371DE1B" w14:textId="77777777" w:rsidR="008C0827" w:rsidRDefault="004C5CBE">
      <w:pPr>
        <w:rPr>
          <w:rFonts w:ascii="Times New Roman" w:hAnsi="Times New Roman" w:cs="Times New Roman"/>
          <w:sz w:val="28"/>
          <w:szCs w:val="28"/>
        </w:rPr>
      </w:pPr>
      <w:commentRangeStart w:id="54"/>
      <w:r>
        <w:rPr>
          <w:noProof/>
          <w:lang w:eastAsia="ru-RU"/>
        </w:rPr>
        <w:drawing>
          <wp:inline distT="0" distB="0" distL="0" distR="0" wp14:anchorId="0CFEFE33" wp14:editId="064D64D3">
            <wp:extent cx="3856266" cy="26253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2281" cy="26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4"/>
      <w:r w:rsidR="00D36187">
        <w:rPr>
          <w:rStyle w:val="a9"/>
        </w:rPr>
        <w:commentReference w:id="54"/>
      </w:r>
    </w:p>
    <w:p w14:paraId="4F1165C7" w14:textId="23283966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Окно черновика заказа платы с предварительной ценой</w:t>
      </w:r>
    </w:p>
    <w:p w14:paraId="03104ACA" w14:textId="32627339" w:rsidR="004C5CBE" w:rsidRDefault="000933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Панелизация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0827">
        <w:rPr>
          <w:rFonts w:ascii="Times New Roman" w:hAnsi="Times New Roman" w:cs="Times New Roman"/>
          <w:sz w:val="28"/>
          <w:szCs w:val="28"/>
        </w:rPr>
        <w:t>- создания листа, на котором размещено несколько однотипных плат.</w:t>
      </w:r>
    </w:p>
    <w:p w14:paraId="0B4EEC88" w14:textId="063FB1E8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8B698" wp14:editId="686BCDE5">
            <wp:extent cx="3887603" cy="12279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12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03A" w14:textId="21D38F11" w:rsidR="002A0093" w:rsidRPr="0009339F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20 – Окно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2311CAC0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7C9BF766" w14:textId="625D655B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расставить раскладку в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ширину и в длину.</w:t>
      </w:r>
    </w:p>
    <w:p w14:paraId="2EED5833" w14:textId="02EF5B5D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0B5EF" wp14:editId="4F16723D">
            <wp:extent cx="3289464" cy="2898455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223" cy="29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FCC" w14:textId="6927F165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– Окно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07D57C48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240D89EF" w14:textId="40078D50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дополнительных параметрах в</w:t>
      </w:r>
      <w:r w:rsidR="004C5CBE">
        <w:rPr>
          <w:rFonts w:ascii="Times New Roman" w:hAnsi="Times New Roman" w:cs="Times New Roman"/>
          <w:sz w:val="28"/>
          <w:szCs w:val="28"/>
        </w:rPr>
        <w:t>ыставляем данные согласно нашей плате</w:t>
      </w:r>
    </w:p>
    <w:p w14:paraId="36715D0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30DE8D" wp14:editId="0EFF2361">
            <wp:extent cx="3276133" cy="3477456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4605" cy="34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8E2D" w14:textId="1859765E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Окно выбора дополнительных параметров</w:t>
      </w:r>
    </w:p>
    <w:p w14:paraId="3609DEA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добавляем плату к заказу</w:t>
      </w:r>
    </w:p>
    <w:p w14:paraId="33AEBC94" w14:textId="752572CE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можно проверить на дополнительные ошибки</w:t>
      </w:r>
      <w:r w:rsidR="002A0093">
        <w:rPr>
          <w:rFonts w:ascii="Times New Roman" w:hAnsi="Times New Roman" w:cs="Times New Roman"/>
          <w:sz w:val="28"/>
          <w:szCs w:val="28"/>
        </w:rPr>
        <w:t xml:space="preserve"> (Рис. 23)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85376E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4D8E2" wp14:editId="11044241">
            <wp:extent cx="5385424" cy="2299814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7242" cy="23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4B2" w14:textId="249F1643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Окно проверки плат на ошибки.</w:t>
      </w:r>
    </w:p>
    <w:p w14:paraId="7EAC639A" w14:textId="77777777" w:rsidR="00A35FF3" w:rsidRDefault="00A35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Подобным образом создаются гербер файлы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>.</w:t>
      </w:r>
    </w:p>
    <w:p w14:paraId="4550EC37" w14:textId="2AD1AEAB" w:rsidR="00966408" w:rsidRPr="00D6480E" w:rsidRDefault="00D70CB3" w:rsidP="0096640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 процессор</w:t>
      </w:r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640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966408"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257D00A" w14:textId="3CC92A5A" w:rsidR="00D6480E" w:rsidRDefault="00D6480E" w:rsidP="00D64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5EC808" wp14:editId="38D4C7D0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F4936C" wp14:editId="10B3ABBC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312909" wp14:editId="1B3CF715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D3F44E" wp14:editId="578696F1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C07EF2" wp14:editId="662757D5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8B317" wp14:editId="7282F0FB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CE7" w14:textId="77777777" w:rsidR="00D6480E" w:rsidRDefault="00D6480E" w:rsidP="00D6480E">
      <w:pPr>
        <w:rPr>
          <w:noProof/>
          <w:lang w:eastAsia="ru-RU"/>
        </w:rPr>
      </w:pPr>
    </w:p>
    <w:p w14:paraId="241928A6" w14:textId="5A68A10B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C0AD0C" wp14:editId="3CB366FF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3DB882" wp14:editId="5B31E488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4F8357" wp14:editId="5EA129CB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B89148" wp14:editId="7FB8DCEB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0CC" w14:textId="1F406570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80485E" wp14:editId="08EDD2DD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385" w14:textId="40F3D1BF" w:rsidR="005834FA" w:rsidRP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 xml:space="preserve">Рис. 24-34 – Настройки САМ процессорв для </w:t>
      </w:r>
      <w:r>
        <w:rPr>
          <w:noProof/>
          <w:lang w:val="en-US" w:eastAsia="ru-RU"/>
        </w:rPr>
        <w:t>JLCPCB</w:t>
      </w:r>
    </w:p>
    <w:p w14:paraId="0C068802" w14:textId="46D7AB07" w:rsidR="0009339F" w:rsidRPr="005834FA" w:rsidRDefault="0009339F" w:rsidP="0009339F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файла на сайт </w:t>
      </w:r>
      <w:r>
        <w:rPr>
          <w:noProof/>
          <w:lang w:val="en-US" w:eastAsia="ru-RU"/>
        </w:rPr>
        <w:t>JLC</w:t>
      </w:r>
    </w:p>
    <w:p w14:paraId="40167784" w14:textId="08ACDAB6" w:rsid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Сайт иностраный соотвестсвенно для использования желателен </w:t>
      </w:r>
      <w:r>
        <w:rPr>
          <w:noProof/>
          <w:lang w:val="en-US" w:eastAsia="ru-RU"/>
        </w:rPr>
        <w:t>VPN</w:t>
      </w:r>
      <w:r w:rsidRPr="0009339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иностранный аккаунт </w:t>
      </w:r>
      <w:r>
        <w:rPr>
          <w:noProof/>
          <w:lang w:val="en-US" w:eastAsia="ru-RU"/>
        </w:rPr>
        <w:t>google</w:t>
      </w:r>
      <w:r>
        <w:rPr>
          <w:noProof/>
          <w:lang w:eastAsia="ru-RU"/>
        </w:rPr>
        <w:t>.</w:t>
      </w:r>
    </w:p>
    <w:p w14:paraId="3193A850" w14:textId="48561DA0" w:rsidR="0009339F" w:rsidRPr="007B34C2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add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new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item</w:t>
      </w:r>
    </w:p>
    <w:p w14:paraId="2ABB521A" w14:textId="1DC00AB3" w:rsidR="0009339F" w:rsidRP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Перетаскиваем гербер файл в графу </w:t>
      </w:r>
      <w:r>
        <w:rPr>
          <w:noProof/>
          <w:lang w:val="en-US" w:eastAsia="ru-RU"/>
        </w:rPr>
        <w:t>add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gerber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file</w:t>
      </w:r>
    </w:p>
    <w:p w14:paraId="48C7381A" w14:textId="5862066F" w:rsidR="0009339F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9DA4FE" wp14:editId="5A3B4F7E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0B7" w14:textId="6A8F58EC" w:rsidR="005834FA" w:rsidRPr="005834FA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 xml:space="preserve">Рис. 35 – Черновик заказа платы </w:t>
      </w:r>
    </w:p>
    <w:p w14:paraId="6E49D826" w14:textId="4B5A804E" w:rsid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Тут мы так же можем у</w:t>
      </w:r>
      <w:r w:rsidR="004539BC">
        <w:rPr>
          <w:noProof/>
          <w:lang w:eastAsia="ru-RU"/>
        </w:rPr>
        <w:t xml:space="preserve">казать панелизацию. Для этого выбираем панель от </w:t>
      </w:r>
      <w:r w:rsidR="004539BC" w:rsidRPr="005834FA">
        <w:rPr>
          <w:noProof/>
          <w:lang w:val="en-US" w:eastAsia="ru-RU"/>
        </w:rPr>
        <w:t>JLCPCB</w:t>
      </w:r>
      <w:r w:rsidR="004539BC" w:rsidRPr="004539BC">
        <w:rPr>
          <w:noProof/>
          <w:lang w:eastAsia="ru-RU"/>
        </w:rPr>
        <w:t xml:space="preserve">. </w:t>
      </w:r>
    </w:p>
    <w:p w14:paraId="0FD36CB0" w14:textId="251FB864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t>Указываем количество в колонке и столбце.</w:t>
      </w:r>
    </w:p>
    <w:p w14:paraId="4CF1906C" w14:textId="1B2D11D8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124431" wp14:editId="02110A03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257" w14:textId="172F85C4" w:rsidR="005834FA" w:rsidRP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Рис. 36 – Настройки панелизации</w:t>
      </w:r>
    </w:p>
    <w:p w14:paraId="61596E6B" w14:textId="36B97684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платы расставляем согласно Т.Х. нашей платы</w:t>
      </w:r>
    </w:p>
    <w:p w14:paraId="17664CE3" w14:textId="0AD78382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CC050" wp14:editId="56D1F49E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1FE" w14:textId="6B68097F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 . 37 – Настройки технических характеристик платы</w:t>
      </w:r>
    </w:p>
    <w:p w14:paraId="15DF8F7C" w14:textId="087E781B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ниже ставим следующим образом</w:t>
      </w:r>
    </w:p>
    <w:p w14:paraId="76D2636B" w14:textId="12F3B5BF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901656" wp14:editId="647377F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518" w14:textId="41060554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Рис. 38 – Настройки технических характеристик</w:t>
      </w:r>
    </w:p>
    <w:p w14:paraId="395A7E5F" w14:textId="2E1017DD" w:rsidR="00D6480E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получаем цену за плату.</w:t>
      </w:r>
    </w:p>
    <w:p w14:paraId="08EDFA32" w14:textId="3135BBB5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F63F66" wp14:editId="1F2CA96B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73B" w14:textId="26A9B5BB" w:rsidR="005834FA" w:rsidRPr="004275DE" w:rsidRDefault="005834FA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</w:t>
      </w:r>
      <w:r w:rsidR="004275D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5DE">
        <w:rPr>
          <w:rFonts w:ascii="Times New Roman" w:hAnsi="Times New Roman" w:cs="Times New Roman"/>
          <w:sz w:val="28"/>
          <w:szCs w:val="28"/>
        </w:rPr>
        <w:t xml:space="preserve">Цена за плату на </w:t>
      </w:r>
      <w:r w:rsidR="004275DE"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756ED08A" w14:textId="46CC0B39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commentRangeStart w:id="55"/>
      <w:r>
        <w:rPr>
          <w:rFonts w:ascii="Times New Roman" w:hAnsi="Times New Roman" w:cs="Times New Roman"/>
          <w:sz w:val="28"/>
          <w:szCs w:val="28"/>
        </w:rPr>
        <w:t xml:space="preserve">Все, она у нас в корзине. </w:t>
      </w:r>
      <w:commentRangeEnd w:id="55"/>
      <w:r w:rsidR="00D36187">
        <w:rPr>
          <w:rStyle w:val="a9"/>
        </w:rPr>
        <w:commentReference w:id="55"/>
      </w:r>
      <w:r>
        <w:rPr>
          <w:rFonts w:ascii="Times New Roman" w:hAnsi="Times New Roman" w:cs="Times New Roman"/>
          <w:sz w:val="28"/>
          <w:szCs w:val="28"/>
        </w:rPr>
        <w:t xml:space="preserve">(цена указана с учетом праздничной скидки и другого количества плат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98234AA" w14:textId="732AF39B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067BC" wp14:editId="69468C10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9EE6" w14:textId="6BCD9DDC" w:rsidR="004275DE" w:rsidRPr="004275DE" w:rsidRDefault="004275DE" w:rsidP="00D648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– Корзина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527827A4" w14:textId="63CD888D" w:rsidR="00BC5AD1" w:rsidRDefault="00D70CB3" w:rsidP="00D70CB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процессор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FC78A4" w14:textId="79104E56" w:rsidR="00D70CB3" w:rsidRDefault="00D70CB3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78E139" wp14:editId="1A6397C5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C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6044F1" wp14:editId="3E072BE4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F23" w14:textId="52DE8954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B1C0CD" wp14:editId="24971521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A4EEA6" wp14:editId="56305148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6AC29D" wp14:editId="0986614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73F128" wp14:editId="0CDB3804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B0B" w14:textId="702B4B65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8FD475" wp14:editId="3B91931C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F8B801" wp14:editId="13656856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4BE" w14:textId="76F96D32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DE53D" wp14:editId="20C4C57C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1A7E70" wp14:editId="1A839301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E03B" w14:textId="0A702AB3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41-50 – Настройки САМ процессора для </w:t>
      </w:r>
      <w:r>
        <w:rPr>
          <w:noProof/>
          <w:lang w:val="en-US" w:eastAsia="ru-RU"/>
        </w:rPr>
        <w:t>PCBWAY</w:t>
      </w:r>
    </w:p>
    <w:p w14:paraId="13022FE4" w14:textId="7EBC9D0C" w:rsidR="00292A5B" w:rsidRDefault="00292A5B" w:rsidP="00292A5B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гербер файла на сайт </w:t>
      </w:r>
      <w:r>
        <w:rPr>
          <w:noProof/>
          <w:lang w:val="en-US" w:eastAsia="ru-RU"/>
        </w:rPr>
        <w:t>PCBWay</w:t>
      </w:r>
      <w:r>
        <w:rPr>
          <w:noProof/>
          <w:lang w:eastAsia="ru-RU"/>
        </w:rPr>
        <w:t>.</w:t>
      </w:r>
    </w:p>
    <w:p w14:paraId="32DA60B4" w14:textId="0C22C416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На сайте на</w:t>
      </w:r>
      <w:r w:rsidR="004275DE">
        <w:rPr>
          <w:noProof/>
          <w:lang w:eastAsia="ru-RU"/>
        </w:rPr>
        <w:t>ж</w:t>
      </w:r>
      <w:r>
        <w:rPr>
          <w:noProof/>
          <w:lang w:eastAsia="ru-RU"/>
        </w:rPr>
        <w:t xml:space="preserve">имаем на прототип печатной платы. </w:t>
      </w:r>
    </w:p>
    <w:p w14:paraId="6665C1EF" w14:textId="2AA21004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</w:t>
      </w:r>
      <w:r>
        <w:rPr>
          <w:noProof/>
          <w:lang w:val="en-US" w:eastAsia="ru-RU"/>
        </w:rPr>
        <w:t>Quick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order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pcb</w:t>
      </w:r>
      <w:r w:rsidRPr="00292A5B">
        <w:rPr>
          <w:noProof/>
          <w:lang w:eastAsia="ru-RU"/>
        </w:rPr>
        <w:t xml:space="preserve"> (</w:t>
      </w:r>
      <w:r>
        <w:rPr>
          <w:noProof/>
          <w:lang w:eastAsia="ru-RU"/>
        </w:rPr>
        <w:t>быстрый заказ печатной платы).</w:t>
      </w:r>
    </w:p>
    <w:p w14:paraId="264D288B" w14:textId="1F931B68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Добавляем гербер файл</w:t>
      </w:r>
    </w:p>
    <w:p w14:paraId="540F1532" w14:textId="561EF206" w:rsidR="00292A5B" w:rsidRDefault="00292A5B" w:rsidP="00292A5B">
      <w:pPr>
        <w:rPr>
          <w:rFonts w:cstheme="minorHAns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37A85E" wp14:editId="56C8D95C">
            <wp:extent cx="3966006" cy="18344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9099" cy="18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362B" w14:textId="7F5DBBCC" w:rsidR="004275DE" w:rsidRPr="004275DE" w:rsidRDefault="004275DE" w:rsidP="00292A5B">
      <w:pPr>
        <w:rPr>
          <w:rFonts w:cstheme="minorHAnsi"/>
          <w:noProof/>
          <w:lang w:eastAsia="ru-RU"/>
        </w:rPr>
      </w:pPr>
      <w:r>
        <w:rPr>
          <w:rFonts w:cstheme="minorHAnsi"/>
          <w:noProof/>
          <w:lang w:eastAsia="ru-RU"/>
        </w:rPr>
        <w:t xml:space="preserve">Рис. 51 – Черновик заказа платы на </w:t>
      </w:r>
      <w:r>
        <w:rPr>
          <w:rFonts w:cstheme="minorHAnsi"/>
          <w:noProof/>
          <w:lang w:val="en-US" w:eastAsia="ru-RU"/>
        </w:rPr>
        <w:t>PCBWAY</w:t>
      </w:r>
    </w:p>
    <w:p w14:paraId="16AB1E56" w14:textId="4D37F6F9" w:rsidR="00292A5B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Так же расставляем Т.Х. </w:t>
      </w:r>
    </w:p>
    <w:p w14:paraId="770A7C74" w14:textId="6DCBCEAB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4670A" wp14:editId="53A7DEDB">
            <wp:extent cx="2961983" cy="28606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2693" cy="28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49C" w14:textId="132AF1E4" w:rsid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>Рис. 52 – Технические характеристики платы</w:t>
      </w:r>
    </w:p>
    <w:p w14:paraId="7C5C2609" w14:textId="556457FF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>Получаем цену за плату.</w:t>
      </w:r>
    </w:p>
    <w:p w14:paraId="0590C28F" w14:textId="14AE9E0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F11829" wp14:editId="6C9B22A6">
            <wp:extent cx="1739043" cy="275132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0442" cy="27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8381" w14:textId="0DED8220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53 – цена за плату на </w:t>
      </w:r>
      <w:r>
        <w:rPr>
          <w:noProof/>
          <w:lang w:val="en-US" w:eastAsia="ru-RU"/>
        </w:rPr>
        <w:t>PCBWAY</w:t>
      </w:r>
    </w:p>
    <w:p w14:paraId="6EB14577" w14:textId="74A2CE8D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 этом сайте можно выбрать фирму доставки, где указаны сроки и цена доставки.</w:t>
      </w:r>
    </w:p>
    <w:p w14:paraId="7DE6F0D1" w14:textId="77777777" w:rsidR="004751DF" w:rsidRDefault="004751DF" w:rsidP="00D70CB3">
      <w:pPr>
        <w:rPr>
          <w:noProof/>
          <w:lang w:eastAsia="ru-RU"/>
        </w:rPr>
      </w:pPr>
    </w:p>
    <w:p w14:paraId="1FB17937" w14:textId="6136EA8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FF77D" wp14:editId="015907C9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281" w14:textId="178F461C" w:rsidR="004275DE" w:rsidRDefault="007867AF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54 – Выбор фирмы </w:t>
      </w:r>
      <w:commentRangeStart w:id="56"/>
      <w:r>
        <w:rPr>
          <w:noProof/>
          <w:lang w:eastAsia="ru-RU"/>
        </w:rPr>
        <w:t>доставки</w:t>
      </w:r>
      <w:commentRangeEnd w:id="56"/>
      <w:r w:rsidR="00404541">
        <w:rPr>
          <w:rStyle w:val="a9"/>
        </w:rPr>
        <w:commentReference w:id="56"/>
      </w:r>
      <w:r>
        <w:rPr>
          <w:noProof/>
          <w:lang w:eastAsia="ru-RU"/>
        </w:rPr>
        <w:t>.</w:t>
      </w:r>
    </w:p>
    <w:p w14:paraId="4F8C4A50" w14:textId="77777777" w:rsidR="004751DF" w:rsidRDefault="004751DF" w:rsidP="00D70CB3">
      <w:pPr>
        <w:rPr>
          <w:noProof/>
          <w:lang w:eastAsia="ru-RU"/>
        </w:rPr>
      </w:pPr>
    </w:p>
    <w:p w14:paraId="7E1DB98D" w14:textId="77777777" w:rsidR="004751DF" w:rsidRDefault="004751DF" w:rsidP="00D70CB3">
      <w:pPr>
        <w:rPr>
          <w:noProof/>
          <w:lang w:eastAsia="ru-RU"/>
        </w:rPr>
      </w:pPr>
    </w:p>
    <w:p w14:paraId="342BA8FD" w14:textId="77777777" w:rsidR="00D70CB3" w:rsidRPr="00292A5B" w:rsidRDefault="00D70CB3" w:rsidP="00D70CB3">
      <w:pPr>
        <w:rPr>
          <w:rFonts w:ascii="Times New Roman" w:hAnsi="Times New Roman" w:cs="Times New Roman"/>
          <w:sz w:val="28"/>
          <w:szCs w:val="28"/>
        </w:rPr>
      </w:pPr>
    </w:p>
    <w:p w14:paraId="10B043C5" w14:textId="77777777" w:rsidR="00D6480E" w:rsidRPr="00D6480E" w:rsidRDefault="00D6480E" w:rsidP="00D6480E">
      <w:pPr>
        <w:rPr>
          <w:rFonts w:ascii="Times New Roman" w:hAnsi="Times New Roman" w:cs="Times New Roman"/>
          <w:sz w:val="28"/>
          <w:szCs w:val="28"/>
        </w:rPr>
      </w:pPr>
    </w:p>
    <w:p w14:paraId="2E309353" w14:textId="77777777" w:rsidR="00D6480E" w:rsidRPr="00966408" w:rsidRDefault="00D6480E" w:rsidP="00D6480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7619AF" w14:textId="77777777" w:rsidR="00A35FF3" w:rsidRPr="00A35FF3" w:rsidRDefault="00A35FF3">
      <w:pPr>
        <w:rPr>
          <w:rFonts w:ascii="Times New Roman" w:hAnsi="Times New Roman" w:cs="Times New Roman"/>
          <w:sz w:val="28"/>
          <w:szCs w:val="28"/>
        </w:rPr>
      </w:pPr>
    </w:p>
    <w:sectPr w:rsidR="00A35FF3" w:rsidRPr="00A35FF3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Александр Семенов" w:date="2023-10-30T16:50:00Z" w:initials="АС">
    <w:p w14:paraId="71983C6B" w14:textId="19D4D174" w:rsidR="00D36187" w:rsidRPr="00D36187" w:rsidRDefault="00D36187">
      <w:pPr>
        <w:pStyle w:val="aa"/>
      </w:pPr>
      <w:r>
        <w:rPr>
          <w:rStyle w:val="a9"/>
        </w:rPr>
        <w:annotationRef/>
      </w:r>
      <w:r>
        <w:rPr>
          <w:rStyle w:val="a9"/>
        </w:rPr>
        <w:t>Формат по шаблону</w:t>
      </w:r>
    </w:p>
  </w:comment>
  <w:comment w:id="1" w:author="Александр Семенов" w:date="2023-10-30T16:21:00Z" w:initials="АС">
    <w:p w14:paraId="14A102FE" w14:textId="5D84A994" w:rsidR="009040B9" w:rsidRPr="009040B9" w:rsidRDefault="009040B9">
      <w:pPr>
        <w:pStyle w:val="aa"/>
      </w:pPr>
      <w:r>
        <w:rPr>
          <w:rStyle w:val="a9"/>
        </w:rPr>
        <w:annotationRef/>
      </w:r>
      <w:r>
        <w:t>Трассировки печатной платы</w:t>
      </w:r>
    </w:p>
  </w:comment>
  <w:comment w:id="2" w:author="Александр Семенов" w:date="2023-10-30T16:21:00Z" w:initials="АС">
    <w:p w14:paraId="456A83FB" w14:textId="7EC9AB20" w:rsidR="009040B9" w:rsidRDefault="009040B9">
      <w:pPr>
        <w:pStyle w:val="aa"/>
      </w:pPr>
      <w:r>
        <w:rPr>
          <w:rStyle w:val="a9"/>
        </w:rPr>
        <w:annotationRef/>
      </w:r>
      <w:r>
        <w:t>Убрать</w:t>
      </w:r>
    </w:p>
  </w:comment>
  <w:comment w:id="3" w:author="Александр Семенов" w:date="2023-10-30T16:22:00Z" w:initials="АС">
    <w:p w14:paraId="19B6EAD4" w14:textId="3A34DB8D" w:rsidR="009040B9" w:rsidRDefault="009040B9">
      <w:pPr>
        <w:pStyle w:val="aa"/>
      </w:pPr>
      <w:r>
        <w:rPr>
          <w:rStyle w:val="a9"/>
        </w:rPr>
        <w:annotationRef/>
      </w:r>
      <w:r>
        <w:t>Подробнее</w:t>
      </w:r>
    </w:p>
  </w:comment>
  <w:comment w:id="13" w:author="Александр Семенов" w:date="2023-10-30T16:24:00Z" w:initials="АС">
    <w:p w14:paraId="46D80A41" w14:textId="2AB7EC92" w:rsidR="009040B9" w:rsidRDefault="009040B9">
      <w:pPr>
        <w:pStyle w:val="aa"/>
      </w:pPr>
      <w:r>
        <w:rPr>
          <w:rStyle w:val="a9"/>
        </w:rPr>
        <w:annotationRef/>
      </w:r>
      <w:r>
        <w:t>Перенести в начало</w:t>
      </w:r>
    </w:p>
  </w:comment>
  <w:comment w:id="14" w:author="Александр Семенов" w:date="2023-10-30T16:25:00Z" w:initials="АС">
    <w:p w14:paraId="6AF69942" w14:textId="4BA28530" w:rsidR="009040B9" w:rsidRDefault="009040B9">
      <w:pPr>
        <w:pStyle w:val="aa"/>
      </w:pPr>
      <w:r>
        <w:rPr>
          <w:rStyle w:val="a9"/>
        </w:rPr>
        <w:annotationRef/>
      </w:r>
      <w:r>
        <w:t>Сказать, что это допустимая ошибка</w:t>
      </w:r>
    </w:p>
  </w:comment>
  <w:comment w:id="49" w:author="Александр Семенов" w:date="2023-10-30T16:32:00Z" w:initials="АС">
    <w:p w14:paraId="58E6A025" w14:textId="2F36D62A" w:rsidR="00D36187" w:rsidRDefault="00D36187">
      <w:pPr>
        <w:pStyle w:val="aa"/>
      </w:pPr>
      <w:r>
        <w:rPr>
          <w:rStyle w:val="a9"/>
        </w:rPr>
        <w:annotationRef/>
      </w:r>
      <w:r>
        <w:t>Обвести</w:t>
      </w:r>
    </w:p>
  </w:comment>
  <w:comment w:id="50" w:author="Александр Семенов" w:date="2023-10-30T16:33:00Z" w:initials="АС">
    <w:p w14:paraId="65C2D635" w14:textId="724AFA5A" w:rsidR="00D36187" w:rsidRDefault="00D36187">
      <w:pPr>
        <w:pStyle w:val="aa"/>
      </w:pPr>
      <w:r>
        <w:rPr>
          <w:rStyle w:val="a9"/>
        </w:rPr>
        <w:annotationRef/>
      </w:r>
      <w:r>
        <w:t xml:space="preserve">Разделить по </w:t>
      </w:r>
      <w:proofErr w:type="spellStart"/>
      <w:r>
        <w:t>подглавам</w:t>
      </w:r>
      <w:proofErr w:type="spellEnd"/>
    </w:p>
  </w:comment>
  <w:comment w:id="52" w:author="Александр Семенов" w:date="2023-10-30T16:36:00Z" w:initials="АС">
    <w:p w14:paraId="53690F91" w14:textId="3A427039" w:rsidR="00D36187" w:rsidRDefault="00D36187">
      <w:pPr>
        <w:pStyle w:val="aa"/>
      </w:pPr>
      <w:r>
        <w:rPr>
          <w:rStyle w:val="a9"/>
        </w:rPr>
        <w:annotationRef/>
      </w:r>
      <w:r>
        <w:t>Более деловой формат</w:t>
      </w:r>
    </w:p>
  </w:comment>
  <w:comment w:id="53" w:author="Александр Семенов" w:date="2023-10-30T16:37:00Z" w:initials="АС">
    <w:p w14:paraId="21D816CC" w14:textId="79EF4CA6" w:rsidR="00D36187" w:rsidRDefault="00D36187">
      <w:pPr>
        <w:pStyle w:val="aa"/>
      </w:pPr>
      <w:r>
        <w:rPr>
          <w:rStyle w:val="a9"/>
        </w:rPr>
        <w:annotationRef/>
      </w:r>
    </w:p>
  </w:comment>
  <w:comment w:id="54" w:author="Александр Семенов" w:date="2023-10-30T16:37:00Z" w:initials="АС">
    <w:p w14:paraId="5A3854C3" w14:textId="7FC16991" w:rsidR="00D36187" w:rsidRDefault="00D36187">
      <w:pPr>
        <w:pStyle w:val="aa"/>
      </w:pPr>
      <w:r>
        <w:rPr>
          <w:rStyle w:val="a9"/>
        </w:rPr>
        <w:annotationRef/>
      </w:r>
      <w:r>
        <w:t>Нихуя не видно</w:t>
      </w:r>
    </w:p>
  </w:comment>
  <w:comment w:id="55" w:author="Александр Семенов" w:date="2023-10-30T16:39:00Z" w:initials="АС">
    <w:p w14:paraId="39FBD983" w14:textId="75AC647E" w:rsidR="00D36187" w:rsidRPr="00D36187" w:rsidRDefault="00D36187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=)))</w:t>
      </w:r>
    </w:p>
  </w:comment>
  <w:comment w:id="56" w:author="Александр Семенов" w:date="2023-10-30T16:52:00Z" w:initials="АС">
    <w:p w14:paraId="1E97151A" w14:textId="00489CEF" w:rsidR="00404541" w:rsidRDefault="00404541">
      <w:pPr>
        <w:pStyle w:val="aa"/>
      </w:pPr>
      <w:r>
        <w:rPr>
          <w:rStyle w:val="a9"/>
        </w:rPr>
        <w:annotationRef/>
      </w:r>
      <w:r>
        <w:t>Создание бом листа</w:t>
      </w:r>
      <w:r>
        <w:br/>
        <w:t>Заказ с расстановкой</w:t>
      </w:r>
      <w:r>
        <w:br/>
        <w:t>ЮЛП</w:t>
      </w:r>
      <w:r>
        <w:br/>
        <w:t>Сборочный чертеж</w:t>
      </w:r>
      <w:r>
        <w:br/>
      </w:r>
      <w:bookmarkStart w:id="57" w:name="_GoBack"/>
      <w:bookmarkEnd w:id="5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1983C6B" w15:done="0"/>
  <w15:commentEx w15:paraId="14A102FE" w15:done="0"/>
  <w15:commentEx w15:paraId="456A83FB" w15:done="0"/>
  <w15:commentEx w15:paraId="19B6EAD4" w15:done="0"/>
  <w15:commentEx w15:paraId="46D80A41" w15:done="0"/>
  <w15:commentEx w15:paraId="6AF69942" w15:done="0"/>
  <w15:commentEx w15:paraId="58E6A025" w15:done="0"/>
  <w15:commentEx w15:paraId="65C2D635" w15:done="0"/>
  <w15:commentEx w15:paraId="53690F91" w15:done="0"/>
  <w15:commentEx w15:paraId="21D816CC" w15:done="0"/>
  <w15:commentEx w15:paraId="5A3854C3" w15:done="0"/>
  <w15:commentEx w15:paraId="39FBD983" w15:done="0"/>
  <w15:commentEx w15:paraId="1E9715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EA5D5D" w16cex:dateUtc="2023-10-30T13:50:00Z"/>
  <w16cex:commentExtensible w16cex:durableId="28EA5680" w16cex:dateUtc="2023-10-30T13:21:00Z"/>
  <w16cex:commentExtensible w16cex:durableId="28EA569F" w16cex:dateUtc="2023-10-30T13:21:00Z"/>
  <w16cex:commentExtensible w16cex:durableId="28EA56C6" w16cex:dateUtc="2023-10-30T13:22:00Z"/>
  <w16cex:commentExtensible w16cex:durableId="28EA5743" w16cex:dateUtc="2023-10-30T13:24:00Z"/>
  <w16cex:commentExtensible w16cex:durableId="28EA578D" w16cex:dateUtc="2023-10-30T13:25:00Z"/>
  <w16cex:commentExtensible w16cex:durableId="28EA5907" w16cex:dateUtc="2023-10-30T13:32:00Z"/>
  <w16cex:commentExtensible w16cex:durableId="28EA5961" w16cex:dateUtc="2023-10-30T13:33:00Z"/>
  <w16cex:commentExtensible w16cex:durableId="28EA5A06" w16cex:dateUtc="2023-10-30T13:36:00Z"/>
  <w16cex:commentExtensible w16cex:durableId="28EA5A35" w16cex:dateUtc="2023-10-30T13:37:00Z"/>
  <w16cex:commentExtensible w16cex:durableId="28EA5A61" w16cex:dateUtc="2023-10-30T13:37:00Z"/>
  <w16cex:commentExtensible w16cex:durableId="28EA5ACB" w16cex:dateUtc="2023-10-30T13:39:00Z"/>
  <w16cex:commentExtensible w16cex:durableId="28EA5DE8" w16cex:dateUtc="2023-10-30T1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1983C6B" w16cid:durableId="28EA5D5D"/>
  <w16cid:commentId w16cid:paraId="14A102FE" w16cid:durableId="28EA5680"/>
  <w16cid:commentId w16cid:paraId="456A83FB" w16cid:durableId="28EA569F"/>
  <w16cid:commentId w16cid:paraId="19B6EAD4" w16cid:durableId="28EA56C6"/>
  <w16cid:commentId w16cid:paraId="46D80A41" w16cid:durableId="28EA5743"/>
  <w16cid:commentId w16cid:paraId="6AF69942" w16cid:durableId="28EA578D"/>
  <w16cid:commentId w16cid:paraId="58E6A025" w16cid:durableId="28EA5907"/>
  <w16cid:commentId w16cid:paraId="65C2D635" w16cid:durableId="28EA5961"/>
  <w16cid:commentId w16cid:paraId="53690F91" w16cid:durableId="28EA5A06"/>
  <w16cid:commentId w16cid:paraId="21D816CC" w16cid:durableId="28EA5A35"/>
  <w16cid:commentId w16cid:paraId="5A3854C3" w16cid:durableId="28EA5A61"/>
  <w16cid:commentId w16cid:paraId="39FBD983" w16cid:durableId="28EA5ACB"/>
  <w16cid:commentId w16cid:paraId="1E97151A" w16cid:durableId="28EA5D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F658B" w14:textId="77777777" w:rsidR="00364364" w:rsidRDefault="00364364" w:rsidP="003C3C9E">
      <w:pPr>
        <w:spacing w:after="0" w:line="240" w:lineRule="auto"/>
      </w:pPr>
      <w:r>
        <w:separator/>
      </w:r>
    </w:p>
  </w:endnote>
  <w:endnote w:type="continuationSeparator" w:id="0">
    <w:p w14:paraId="6B7283BC" w14:textId="77777777" w:rsidR="00364364" w:rsidRDefault="00364364" w:rsidP="003C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DDF27" w14:textId="77777777" w:rsidR="00364364" w:rsidRDefault="00364364" w:rsidP="003C3C9E">
      <w:pPr>
        <w:spacing w:after="0" w:line="240" w:lineRule="auto"/>
      </w:pPr>
      <w:r>
        <w:separator/>
      </w:r>
    </w:p>
  </w:footnote>
  <w:footnote w:type="continuationSeparator" w:id="0">
    <w:p w14:paraId="2906BC0E" w14:textId="77777777" w:rsidR="00364364" w:rsidRDefault="00364364" w:rsidP="003C3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8E066" w14:textId="77777777" w:rsidR="00BC5AD1" w:rsidRPr="003C3C9E" w:rsidRDefault="00BC5AD1">
    <w:pPr>
      <w:pStyle w:val="a5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андр Семенов">
    <w15:presenceInfo w15:providerId="Windows Live" w15:userId="2a28f92cd0ad7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433"/>
    <w:rsid w:val="00052C55"/>
    <w:rsid w:val="0006671F"/>
    <w:rsid w:val="00075939"/>
    <w:rsid w:val="0009339F"/>
    <w:rsid w:val="000E73B5"/>
    <w:rsid w:val="00134E12"/>
    <w:rsid w:val="001E003A"/>
    <w:rsid w:val="002810E6"/>
    <w:rsid w:val="00292A5B"/>
    <w:rsid w:val="002A0093"/>
    <w:rsid w:val="002F5FBA"/>
    <w:rsid w:val="00364364"/>
    <w:rsid w:val="003647C6"/>
    <w:rsid w:val="003C3C9E"/>
    <w:rsid w:val="00404541"/>
    <w:rsid w:val="004275DE"/>
    <w:rsid w:val="00432759"/>
    <w:rsid w:val="0044123E"/>
    <w:rsid w:val="004539BC"/>
    <w:rsid w:val="004751DF"/>
    <w:rsid w:val="00496E4C"/>
    <w:rsid w:val="004B2D3C"/>
    <w:rsid w:val="004C5CBE"/>
    <w:rsid w:val="005834FA"/>
    <w:rsid w:val="00591448"/>
    <w:rsid w:val="006242E6"/>
    <w:rsid w:val="006426A3"/>
    <w:rsid w:val="00696DE3"/>
    <w:rsid w:val="00740613"/>
    <w:rsid w:val="007867AF"/>
    <w:rsid w:val="007A0C09"/>
    <w:rsid w:val="007B34C2"/>
    <w:rsid w:val="007E6921"/>
    <w:rsid w:val="00856433"/>
    <w:rsid w:val="00871905"/>
    <w:rsid w:val="008C0827"/>
    <w:rsid w:val="008C6DDB"/>
    <w:rsid w:val="008F1F4A"/>
    <w:rsid w:val="009040B9"/>
    <w:rsid w:val="00966408"/>
    <w:rsid w:val="009E2F86"/>
    <w:rsid w:val="00A35FF3"/>
    <w:rsid w:val="00AF4307"/>
    <w:rsid w:val="00B02241"/>
    <w:rsid w:val="00BC5AD1"/>
    <w:rsid w:val="00C06812"/>
    <w:rsid w:val="00C376FE"/>
    <w:rsid w:val="00C54293"/>
    <w:rsid w:val="00CE133B"/>
    <w:rsid w:val="00D36187"/>
    <w:rsid w:val="00D6480E"/>
    <w:rsid w:val="00D70CB3"/>
    <w:rsid w:val="00D71F36"/>
    <w:rsid w:val="00E33398"/>
    <w:rsid w:val="00E44A35"/>
    <w:rsid w:val="00E627E7"/>
    <w:rsid w:val="00E64AFA"/>
    <w:rsid w:val="00E80C0E"/>
    <w:rsid w:val="00F8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4238C"/>
  <w15:chartTrackingRefBased/>
  <w15:docId w15:val="{CD8E4370-719A-4020-8CD3-FD6BF903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43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5643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3C9E"/>
  </w:style>
  <w:style w:type="paragraph" w:styleId="a7">
    <w:name w:val="footer"/>
    <w:basedOn w:val="a"/>
    <w:link w:val="a8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3C9E"/>
  </w:style>
  <w:style w:type="character" w:styleId="a9">
    <w:name w:val="annotation reference"/>
    <w:basedOn w:val="a0"/>
    <w:uiPriority w:val="99"/>
    <w:semiHidden/>
    <w:unhideWhenUsed/>
    <w:rsid w:val="008C6DD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C6DD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C6DD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C6DD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C6DD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C6D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C6D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61BF7-3091-45E5-849B-0A7484BC5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19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Арефьев</dc:creator>
  <cp:keywords/>
  <dc:description/>
  <cp:lastModifiedBy>Александр Семенов</cp:lastModifiedBy>
  <cp:revision>14</cp:revision>
  <dcterms:created xsi:type="dcterms:W3CDTF">2023-10-20T11:30:00Z</dcterms:created>
  <dcterms:modified xsi:type="dcterms:W3CDTF">2023-10-30T13:53:00Z</dcterms:modified>
</cp:coreProperties>
</file>