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B261AD" w14:textId="77777777" w:rsidR="00856433" w:rsidRDefault="00856433">
      <w:pPr>
        <w:rPr>
          <w:rFonts w:ascii="Times New Roman" w:hAnsi="Times New Roman" w:cs="Times New Roman"/>
          <w:sz w:val="28"/>
          <w:szCs w:val="28"/>
          <w:lang w:val="en-US"/>
        </w:rPr>
        <w:pPrChange w:id="0" w:author="Валерий Арефьев" w:date="2023-10-30T17:13:00Z">
          <w:pPr>
            <w:jc w:val="center"/>
          </w:pPr>
        </w:pPrChange>
      </w:pPr>
      <w:commentRangeStart w:id="1"/>
      <w:r>
        <w:rPr>
          <w:rFonts w:ascii="Times New Roman" w:hAnsi="Times New Roman" w:cs="Times New Roman"/>
          <w:sz w:val="28"/>
          <w:szCs w:val="28"/>
          <w:lang w:val="en-US"/>
        </w:rPr>
        <w:t>GERBER FILES</w:t>
      </w:r>
    </w:p>
    <w:p w14:paraId="4759E26B" w14:textId="77777777" w:rsidR="00856433" w:rsidRPr="00856433" w:rsidRDefault="00856433" w:rsidP="0085643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</w:p>
    <w:p w14:paraId="5E500207" w14:textId="77777777" w:rsidR="00856433" w:rsidRDefault="00856433" w:rsidP="0085643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ГЕРБЕР ФАЙЛЫ</w:t>
      </w:r>
    </w:p>
    <w:p w14:paraId="3E6ABA9B" w14:textId="77777777" w:rsidR="00856433" w:rsidRDefault="00856433" w:rsidP="0085643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85B403" w14:textId="77777777" w:rsidR="00856433" w:rsidRDefault="00856433" w:rsidP="0085643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57998D" w14:textId="77777777" w:rsidR="00856433" w:rsidRDefault="00856433" w:rsidP="0085643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AA947C" w14:textId="77777777" w:rsidR="00856433" w:rsidRDefault="00856433" w:rsidP="00C06812">
      <w:pPr>
        <w:rPr>
          <w:rFonts w:ascii="Times New Roman" w:hAnsi="Times New Roman" w:cs="Times New Roman"/>
          <w:sz w:val="28"/>
          <w:szCs w:val="28"/>
        </w:rPr>
      </w:pPr>
    </w:p>
    <w:p w14:paraId="790F1FDA" w14:textId="77777777" w:rsidR="00856433" w:rsidRDefault="00856433" w:rsidP="00856433">
      <w:pPr>
        <w:jc w:val="center"/>
        <w:rPr>
          <w:rFonts w:ascii="Times New Roman" w:hAnsi="Times New Roman" w:cs="Times New Roman"/>
          <w:sz w:val="28"/>
          <w:szCs w:val="28"/>
        </w:rPr>
      </w:pPr>
    </w:p>
    <w:commentRangeEnd w:id="1"/>
    <w:p w14:paraId="5445E0FC" w14:textId="77777777" w:rsidR="00856433" w:rsidRDefault="00D36187" w:rsidP="00856433">
      <w:pPr>
        <w:rPr>
          <w:rFonts w:ascii="Times New Roman" w:hAnsi="Times New Roman" w:cs="Times New Roman"/>
          <w:sz w:val="28"/>
          <w:szCs w:val="28"/>
        </w:rPr>
      </w:pPr>
      <w:r>
        <w:rPr>
          <w:rStyle w:val="a9"/>
        </w:rPr>
        <w:commentReference w:id="1"/>
      </w:r>
    </w:p>
    <w:p w14:paraId="17D507E1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629BFE87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15807F4D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7DA062EB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0CFFC92F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4BD5D4A2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654B2C68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0FF37EA8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0B4EA397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62E67FF1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3FC72135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5551D43B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3F47BD71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3E3B6201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072BA4EC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30629C12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520A2A11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6AFCAB9C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7A506CEA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7A6F46EA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1A006D3B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1D6B2B68" w14:textId="77777777" w:rsidR="00856433" w:rsidRDefault="00856433" w:rsidP="00856433">
      <w:pPr>
        <w:rPr>
          <w:rFonts w:ascii="Times New Roman" w:hAnsi="Times New Roman" w:cs="Times New Roman"/>
          <w:sz w:val="28"/>
          <w:szCs w:val="28"/>
        </w:rPr>
      </w:pPr>
    </w:p>
    <w:p w14:paraId="336CE663" w14:textId="77777777" w:rsidR="00856433" w:rsidRDefault="00856433" w:rsidP="0085643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 гербер файл.</w:t>
      </w:r>
    </w:p>
    <w:p w14:paraId="56A9C3A4" w14:textId="48D6B938" w:rsidR="001E003A" w:rsidRPr="001E003A" w:rsidRDefault="00856433" w:rsidP="001E003A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</w:t>
      </w:r>
      <w:r w:rsidR="001105EF">
        <w:rPr>
          <w:rFonts w:ascii="Times New Roman" w:hAnsi="Times New Roman" w:cs="Times New Roman"/>
          <w:sz w:val="28"/>
          <w:szCs w:val="28"/>
        </w:rPr>
        <w:t xml:space="preserve"> </w:t>
      </w:r>
      <w:r w:rsidR="001105EF" w:rsidRPr="001105EF">
        <w:rPr>
          <w:rFonts w:ascii="Times New Roman" w:hAnsi="Times New Roman" w:cs="Times New Roman"/>
          <w:sz w:val="28"/>
          <w:szCs w:val="28"/>
        </w:rPr>
        <w:t>трассировки печатной платы</w:t>
      </w:r>
      <w:r w:rsidR="001105E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мы должны отправить ее на производство для этого создаются гербер файлы.</w:t>
      </w:r>
    </w:p>
    <w:p w14:paraId="0F5005F3" w14:textId="01F13181" w:rsidR="0044123E" w:rsidRPr="001105EF" w:rsidRDefault="00856433" w:rsidP="001105EF">
      <w:pPr>
        <w:pStyle w:val="a3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proofErr w:type="spellStart"/>
      <w:r w:rsidRPr="00856433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  <w:t>Gerber</w:t>
      </w:r>
      <w:proofErr w:type="spellEnd"/>
      <w:r w:rsidRPr="0085643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— </w:t>
      </w:r>
      <w:r w:rsidRPr="00856433">
        <w:rPr>
          <w:rFonts w:ascii="Times New Roman" w:hAnsi="Times New Roman" w:cs="Times New Roman"/>
          <w:sz w:val="28"/>
          <w:szCs w:val="28"/>
          <w:shd w:val="clear" w:color="auto" w:fill="FFFFFF"/>
        </w:rPr>
        <w:t>файловый формат</w:t>
      </w:r>
      <w:r w:rsidRPr="0085643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представляющий собой способ описания проекта </w:t>
      </w:r>
      <w:r w:rsidRPr="00856433">
        <w:rPr>
          <w:rFonts w:ascii="Times New Roman" w:hAnsi="Times New Roman" w:cs="Times New Roman"/>
          <w:sz w:val="28"/>
          <w:szCs w:val="28"/>
          <w:shd w:val="clear" w:color="auto" w:fill="FFFFFF"/>
        </w:rPr>
        <w:t>печатной платы</w:t>
      </w:r>
      <w:r w:rsidRPr="0085643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 для изготовления </w:t>
      </w:r>
      <w:r w:rsidR="000E73B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фотошаблонов.</w:t>
      </w:r>
    </w:p>
    <w:p w14:paraId="0C00F7D3" w14:textId="3B881A84" w:rsidR="0044123E" w:rsidRPr="00C06812" w:rsidRDefault="00C06812" w:rsidP="0044123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правил</w:t>
      </w:r>
      <w:r w:rsidR="004B2D3C">
        <w:rPr>
          <w:rFonts w:ascii="Times New Roman" w:hAnsi="Times New Roman" w:cs="Times New Roman"/>
          <w:sz w:val="28"/>
          <w:szCs w:val="28"/>
        </w:rPr>
        <w:t xml:space="preserve"> </w:t>
      </w:r>
      <w:r w:rsidR="004B2D3C">
        <w:rPr>
          <w:rFonts w:ascii="Times New Roman" w:hAnsi="Times New Roman" w:cs="Times New Roman"/>
          <w:sz w:val="28"/>
          <w:szCs w:val="28"/>
          <w:lang w:val="en-US"/>
        </w:rPr>
        <w:t>DRC</w:t>
      </w:r>
      <w:r>
        <w:rPr>
          <w:rFonts w:ascii="Times New Roman" w:hAnsi="Times New Roman" w:cs="Times New Roman"/>
          <w:sz w:val="28"/>
          <w:szCs w:val="28"/>
        </w:rPr>
        <w:t xml:space="preserve"> для</w:t>
      </w:r>
      <w:r w:rsidR="0044123E">
        <w:rPr>
          <w:rFonts w:ascii="Times New Roman" w:hAnsi="Times New Roman" w:cs="Times New Roman"/>
          <w:sz w:val="28"/>
          <w:szCs w:val="28"/>
        </w:rPr>
        <w:t xml:space="preserve"> гербер файл</w:t>
      </w:r>
      <w:r>
        <w:rPr>
          <w:rFonts w:ascii="Times New Roman" w:hAnsi="Times New Roman" w:cs="Times New Roman"/>
          <w:sz w:val="28"/>
          <w:szCs w:val="28"/>
        </w:rPr>
        <w:t>ов</w:t>
      </w:r>
      <w:r w:rsidR="0044123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C300424" w14:textId="420BB79B" w:rsidR="0044123E" w:rsidRDefault="0044123E" w:rsidP="0044123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откроем </w:t>
      </w:r>
      <w:r w:rsidR="00075939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прогр</w:t>
      </w:r>
      <w:r w:rsidR="00075939">
        <w:rPr>
          <w:rFonts w:ascii="Times New Roman" w:hAnsi="Times New Roman" w:cs="Times New Roman"/>
          <w:sz w:val="28"/>
          <w:szCs w:val="28"/>
        </w:rPr>
        <w:t>амме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EAGLE</w:t>
      </w:r>
      <w:r w:rsidR="000E73B5">
        <w:rPr>
          <w:rFonts w:ascii="Times New Roman" w:hAnsi="Times New Roman" w:cs="Times New Roman"/>
          <w:sz w:val="28"/>
          <w:szCs w:val="28"/>
        </w:rPr>
        <w:t xml:space="preserve"> </w:t>
      </w:r>
      <w:r w:rsidR="00075939">
        <w:rPr>
          <w:rFonts w:ascii="Times New Roman" w:hAnsi="Times New Roman" w:cs="Times New Roman"/>
          <w:sz w:val="28"/>
          <w:szCs w:val="28"/>
        </w:rPr>
        <w:t xml:space="preserve">плату и используем команду </w:t>
      </w:r>
      <w:r w:rsidR="00075939">
        <w:rPr>
          <w:rFonts w:ascii="Times New Roman" w:hAnsi="Times New Roman" w:cs="Times New Roman"/>
          <w:sz w:val="28"/>
          <w:szCs w:val="28"/>
          <w:lang w:val="en-US"/>
        </w:rPr>
        <w:t>DRC</w:t>
      </w:r>
      <w:r w:rsidR="007B34C2">
        <w:rPr>
          <w:rFonts w:ascii="Times New Roman" w:hAnsi="Times New Roman" w:cs="Times New Roman"/>
          <w:sz w:val="28"/>
          <w:szCs w:val="28"/>
        </w:rPr>
        <w:t xml:space="preserve"> (Рис. 1)</w:t>
      </w:r>
      <w:r w:rsidR="00075939" w:rsidRPr="0007593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18F3F61" w14:textId="77777777" w:rsidR="004B2D3C" w:rsidRDefault="004B2D3C" w:rsidP="004B2D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этих </w:t>
      </w:r>
      <w:r>
        <w:rPr>
          <w:rFonts w:ascii="Times New Roman" w:hAnsi="Times New Roman" w:cs="Times New Roman"/>
          <w:sz w:val="28"/>
          <w:szCs w:val="28"/>
          <w:lang w:val="en-US"/>
        </w:rPr>
        <w:t>DRC</w:t>
      </w:r>
      <w:r>
        <w:rPr>
          <w:rFonts w:ascii="Times New Roman" w:hAnsi="Times New Roman" w:cs="Times New Roman"/>
          <w:sz w:val="28"/>
          <w:szCs w:val="28"/>
        </w:rPr>
        <w:t xml:space="preserve"> настраивается: </w:t>
      </w:r>
    </w:p>
    <w:p w14:paraId="1F7F695F" w14:textId="1AB6C347" w:rsidR="004B2D3C" w:rsidRDefault="004B2D3C" w:rsidP="004B2D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 количество слоев платы, их толщина и материал </w:t>
      </w:r>
    </w:p>
    <w:p w14:paraId="75FA222C" w14:textId="77777777" w:rsidR="004B2D3C" w:rsidRDefault="004B2D3C" w:rsidP="004B2D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зазор между объектами в сигнальных слоях типа </w:t>
      </w:r>
      <w:r>
        <w:rPr>
          <w:rFonts w:ascii="Times New Roman" w:hAnsi="Times New Roman" w:cs="Times New Roman"/>
          <w:sz w:val="28"/>
          <w:szCs w:val="28"/>
          <w:lang w:val="en-US"/>
        </w:rPr>
        <w:t>WIRE</w:t>
      </w:r>
      <w:r w:rsidRPr="00AF430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SMD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VIA</w:t>
      </w:r>
      <w:r w:rsidRPr="00AF4307">
        <w:rPr>
          <w:rFonts w:ascii="Times New Roman" w:hAnsi="Times New Roman" w:cs="Times New Roman"/>
          <w:sz w:val="28"/>
          <w:szCs w:val="28"/>
        </w:rPr>
        <w:t>.</w:t>
      </w:r>
    </w:p>
    <w:p w14:paraId="17FDE8D3" w14:textId="77777777" w:rsidR="004B2D3C" w:rsidRDefault="004B2D3C" w:rsidP="004B2D3C">
      <w:pPr>
        <w:rPr>
          <w:rFonts w:ascii="Times New Roman" w:hAnsi="Times New Roman" w:cs="Times New Roman"/>
          <w:sz w:val="28"/>
          <w:szCs w:val="28"/>
        </w:rPr>
      </w:pPr>
      <w:r w:rsidRPr="00AF4307"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 xml:space="preserve">минимальное расстояние между объектами </w:t>
      </w:r>
    </w:p>
    <w:p w14:paraId="02D99D6E" w14:textId="77777777" w:rsidR="004B2D3C" w:rsidRDefault="004B2D3C" w:rsidP="004B2D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 минимальные размеры</w:t>
      </w:r>
      <w:r w:rsidRPr="00AF43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объектов в сигнальных слоях и между отверстиями. </w:t>
      </w:r>
    </w:p>
    <w:p w14:paraId="71792FF8" w14:textId="77777777" w:rsidR="004B2D3C" w:rsidRPr="004B2D3C" w:rsidRDefault="004B2D3C" w:rsidP="004B2D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 формы </w:t>
      </w:r>
      <w:r>
        <w:rPr>
          <w:rFonts w:ascii="Times New Roman" w:hAnsi="Times New Roman" w:cs="Times New Roman"/>
          <w:sz w:val="28"/>
          <w:szCs w:val="28"/>
          <w:lang w:val="en-US"/>
        </w:rPr>
        <w:t>pads</w:t>
      </w:r>
      <w:r w:rsidRPr="004B2D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smds</w:t>
      </w:r>
      <w:proofErr w:type="spellEnd"/>
    </w:p>
    <w:p w14:paraId="513220FA" w14:textId="0C71838E" w:rsidR="004B2D3C" w:rsidRPr="004B2D3C" w:rsidRDefault="004B2D3C" w:rsidP="004B2D3C">
      <w:pPr>
        <w:rPr>
          <w:rFonts w:ascii="Times New Roman" w:hAnsi="Times New Roman" w:cs="Times New Roman"/>
          <w:sz w:val="28"/>
          <w:szCs w:val="28"/>
        </w:rPr>
      </w:pPr>
      <w:r w:rsidRPr="004B2D3C">
        <w:rPr>
          <w:rFonts w:ascii="Times New Roman" w:hAnsi="Times New Roman" w:cs="Times New Roman"/>
          <w:sz w:val="28"/>
          <w:szCs w:val="28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>маска, стоп маски и крем маски</w:t>
      </w:r>
      <w:r w:rsidR="00D4364D">
        <w:rPr>
          <w:rFonts w:ascii="Times New Roman" w:hAnsi="Times New Roman" w:cs="Times New Roman"/>
          <w:sz w:val="28"/>
          <w:szCs w:val="28"/>
        </w:rPr>
        <w:t>, служащие разметкой нанесения слоя для пайки, защищающего от наплыва припоя и упрощающее пайку в целом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3C32C83" w14:textId="77777777" w:rsidR="004B2D3C" w:rsidRDefault="004B2D3C" w:rsidP="0044123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91B8C2D" w14:textId="04CB5440" w:rsidR="00075939" w:rsidRDefault="006242E6" w:rsidP="00075939">
      <w:pPr>
        <w:pStyle w:val="a3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6BCFEE" wp14:editId="3E96DCAA">
            <wp:extent cx="2879766" cy="2241107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3922" cy="226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2F70" w14:textId="029377BA" w:rsidR="007B34C2" w:rsidRPr="009040B9" w:rsidRDefault="007B34C2" w:rsidP="00075939">
      <w:pPr>
        <w:pStyle w:val="a3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 – расположение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DRC</w:t>
      </w:r>
    </w:p>
    <w:p w14:paraId="30DD95E8" w14:textId="77777777" w:rsidR="00075939" w:rsidRPr="00075939" w:rsidRDefault="00075939" w:rsidP="0044123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FCCACFD" w14:textId="3C9C36E8" w:rsidR="003C3C9E" w:rsidRDefault="003C3C9E">
      <w:pPr>
        <w:rPr>
          <w:rFonts w:ascii="Times New Roman" w:hAnsi="Times New Roman" w:cs="Times New Roman"/>
          <w:sz w:val="28"/>
          <w:szCs w:val="28"/>
        </w:rPr>
      </w:pPr>
    </w:p>
    <w:p w14:paraId="2A15393B" w14:textId="23F7B80F" w:rsidR="003C3C9E" w:rsidRPr="003C3C9E" w:rsidRDefault="003C3C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Загружаем нужные правила (</w:t>
      </w:r>
      <w:r>
        <w:rPr>
          <w:rFonts w:ascii="Times New Roman" w:hAnsi="Times New Roman" w:cs="Times New Roman"/>
          <w:sz w:val="28"/>
          <w:szCs w:val="28"/>
          <w:lang w:val="en-US"/>
        </w:rPr>
        <w:t>JLCPCB</w:t>
      </w:r>
      <w:r w:rsidRPr="003C3C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PCBway</w:t>
      </w:r>
      <w:proofErr w:type="spellEnd"/>
      <w:r w:rsidRPr="003C3C9E">
        <w:rPr>
          <w:rFonts w:ascii="Times New Roman" w:hAnsi="Times New Roman" w:cs="Times New Roman"/>
          <w:sz w:val="28"/>
          <w:szCs w:val="28"/>
        </w:rPr>
        <w:t>,</w:t>
      </w:r>
      <w:r w:rsidR="001105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105EF">
        <w:rPr>
          <w:rFonts w:ascii="Times New Roman" w:hAnsi="Times New Roman" w:cs="Times New Roman"/>
          <w:sz w:val="28"/>
          <w:szCs w:val="28"/>
        </w:rPr>
        <w:t>Резонит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  <w:r w:rsidRPr="003C3C9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4165AD" w14:textId="6AF79727" w:rsidR="003C3C9E" w:rsidRDefault="006242E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76EADE7" wp14:editId="57B9EBA7">
            <wp:extent cx="4429125" cy="3495956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9505" cy="352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DA2F" w14:textId="5805CF66" w:rsidR="007B34C2" w:rsidRPr="007B34C2" w:rsidRDefault="007B34C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 – начальные правила </w:t>
      </w:r>
      <w:r>
        <w:rPr>
          <w:rFonts w:ascii="Times New Roman" w:hAnsi="Times New Roman" w:cs="Times New Roman"/>
          <w:sz w:val="28"/>
          <w:szCs w:val="28"/>
          <w:lang w:val="en-US"/>
        </w:rPr>
        <w:t>DRC</w:t>
      </w:r>
    </w:p>
    <w:p w14:paraId="66E65E22" w14:textId="77777777" w:rsidR="003C3C9E" w:rsidRDefault="003C3C9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5059CC2" wp14:editId="34022BB5">
            <wp:extent cx="5946486" cy="1866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1635" cy="19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26613" w14:textId="00C6E79A" w:rsidR="007B34C2" w:rsidRPr="007B34C2" w:rsidRDefault="007B34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 – общий вид </w:t>
      </w:r>
      <w:r>
        <w:rPr>
          <w:rFonts w:ascii="Times New Roman" w:hAnsi="Times New Roman" w:cs="Times New Roman"/>
          <w:sz w:val="28"/>
          <w:szCs w:val="28"/>
          <w:lang w:val="en-US"/>
        </w:rPr>
        <w:t>DRC</w:t>
      </w:r>
      <w:r w:rsidRPr="007B34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файлов</w:t>
      </w:r>
    </w:p>
    <w:p w14:paraId="2EB638B6" w14:textId="3489D73D" w:rsidR="003C3C9E" w:rsidRDefault="000E73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примере в</w:t>
      </w:r>
      <w:r w:rsidR="001105EF">
        <w:rPr>
          <w:rFonts w:ascii="Times New Roman" w:hAnsi="Times New Roman" w:cs="Times New Roman"/>
          <w:sz w:val="28"/>
          <w:szCs w:val="28"/>
        </w:rPr>
        <w:t xml:space="preserve">ыберем правила для </w:t>
      </w:r>
      <w:proofErr w:type="spellStart"/>
      <w:r w:rsidR="001105EF">
        <w:rPr>
          <w:rFonts w:ascii="Times New Roman" w:hAnsi="Times New Roman" w:cs="Times New Roman"/>
          <w:sz w:val="28"/>
          <w:szCs w:val="28"/>
        </w:rPr>
        <w:t>резо</w:t>
      </w:r>
      <w:r w:rsidR="003C3C9E">
        <w:rPr>
          <w:rFonts w:ascii="Times New Roman" w:hAnsi="Times New Roman" w:cs="Times New Roman"/>
          <w:sz w:val="28"/>
          <w:szCs w:val="28"/>
        </w:rPr>
        <w:t>нита</w:t>
      </w:r>
      <w:proofErr w:type="spellEnd"/>
      <w:r w:rsidR="007B34C2">
        <w:rPr>
          <w:rFonts w:ascii="Times New Roman" w:hAnsi="Times New Roman" w:cs="Times New Roman"/>
          <w:sz w:val="28"/>
          <w:szCs w:val="28"/>
        </w:rPr>
        <w:t>.</w:t>
      </w:r>
    </w:p>
    <w:p w14:paraId="1FAA6959" w14:textId="7831A956" w:rsidR="003C3C9E" w:rsidRPr="003C3C9E" w:rsidRDefault="003C3C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Рядом с названием файла изменилось название с </w:t>
      </w:r>
      <w:r>
        <w:rPr>
          <w:rFonts w:ascii="Times New Roman" w:hAnsi="Times New Roman" w:cs="Times New Roman"/>
          <w:sz w:val="28"/>
          <w:szCs w:val="28"/>
          <w:lang w:val="en-US"/>
        </w:rPr>
        <w:t>def</w:t>
      </w:r>
      <w:r w:rsidR="00AF4307">
        <w:rPr>
          <w:rFonts w:ascii="Times New Roman" w:hAnsi="Times New Roman" w:cs="Times New Roman"/>
          <w:sz w:val="28"/>
          <w:szCs w:val="28"/>
          <w:lang w:val="en-US"/>
        </w:rPr>
        <w:t>au</w:t>
      </w:r>
      <w:r>
        <w:rPr>
          <w:rFonts w:ascii="Times New Roman" w:hAnsi="Times New Roman" w:cs="Times New Roman"/>
          <w:sz w:val="28"/>
          <w:szCs w:val="28"/>
          <w:lang w:val="en-US"/>
        </w:rPr>
        <w:t>lt</w:t>
      </w:r>
      <w:r w:rsidRPr="003C3C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universal</w:t>
      </w:r>
      <w:r w:rsidRPr="003C3C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rezonit</w:t>
      </w:r>
      <w:proofErr w:type="spellEnd"/>
      <w:r w:rsidRPr="003C3C9E">
        <w:rPr>
          <w:rFonts w:ascii="Times New Roman" w:hAnsi="Times New Roman" w:cs="Times New Roman"/>
          <w:sz w:val="28"/>
          <w:szCs w:val="28"/>
        </w:rPr>
        <w:t>.</w:t>
      </w:r>
    </w:p>
    <w:p w14:paraId="67983CE4" w14:textId="77777777" w:rsidR="003C3C9E" w:rsidRDefault="003C3C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Нажимаем применить.</w:t>
      </w:r>
    </w:p>
    <w:p w14:paraId="5664F48F" w14:textId="592A3A9A" w:rsidR="003C3C9E" w:rsidRDefault="006242E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4170960" wp14:editId="332ADF75">
            <wp:extent cx="4848225" cy="3810172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1888" cy="383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9EBE" w14:textId="3D280C5C" w:rsidR="007B34C2" w:rsidRPr="007B34C2" w:rsidDel="009040B9" w:rsidRDefault="007B34C2">
      <w:pPr>
        <w:rPr>
          <w:del w:id="2" w:author="Александр Семенов" w:date="2023-10-30T16:23:00Z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 – измененное окно правил </w:t>
      </w:r>
      <w:r>
        <w:rPr>
          <w:rFonts w:ascii="Times New Roman" w:hAnsi="Times New Roman" w:cs="Times New Roman"/>
          <w:sz w:val="28"/>
          <w:szCs w:val="28"/>
          <w:lang w:val="en-US"/>
        </w:rPr>
        <w:t>DRC</w:t>
      </w:r>
      <w:r w:rsidRPr="007B34C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7FBAC5" w14:textId="77777777" w:rsidR="007B34C2" w:rsidDel="009040B9" w:rsidRDefault="007B34C2">
      <w:pPr>
        <w:rPr>
          <w:del w:id="3" w:author="Александр Семенов" w:date="2023-10-30T16:23:00Z"/>
          <w:rFonts w:ascii="Times New Roman" w:hAnsi="Times New Roman" w:cs="Times New Roman"/>
          <w:sz w:val="28"/>
          <w:szCs w:val="28"/>
        </w:rPr>
      </w:pPr>
    </w:p>
    <w:p w14:paraId="69AFB21E" w14:textId="77777777" w:rsidR="007B34C2" w:rsidRDefault="007B34C2">
      <w:pPr>
        <w:rPr>
          <w:rFonts w:ascii="Times New Roman" w:hAnsi="Times New Roman" w:cs="Times New Roman"/>
          <w:sz w:val="28"/>
          <w:szCs w:val="28"/>
        </w:rPr>
      </w:pPr>
    </w:p>
    <w:p w14:paraId="7A06E3D8" w14:textId="6DECD69D" w:rsidR="003C3C9E" w:rsidRPr="006242E6" w:rsidRDefault="007A0C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программа выдаст ошибки о нарушении правил </w:t>
      </w:r>
      <w:r>
        <w:rPr>
          <w:rFonts w:ascii="Times New Roman" w:hAnsi="Times New Roman" w:cs="Times New Roman"/>
          <w:sz w:val="28"/>
          <w:szCs w:val="28"/>
          <w:lang w:val="en-US"/>
        </w:rPr>
        <w:t>DRC</w:t>
      </w:r>
      <w:r w:rsidRPr="007A0C0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Проверяем их 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>Errors</w:t>
      </w:r>
      <w:r w:rsidR="007B34C2" w:rsidRPr="007B34C2">
        <w:rPr>
          <w:rFonts w:ascii="Times New Roman" w:hAnsi="Times New Roman" w:cs="Times New Roman"/>
          <w:sz w:val="28"/>
          <w:szCs w:val="28"/>
        </w:rPr>
        <w:t xml:space="preserve"> (</w:t>
      </w:r>
      <w:r w:rsidR="007B34C2">
        <w:rPr>
          <w:rFonts w:ascii="Times New Roman" w:hAnsi="Times New Roman" w:cs="Times New Roman"/>
          <w:sz w:val="28"/>
          <w:szCs w:val="28"/>
        </w:rPr>
        <w:t>Рис. 5)</w:t>
      </w:r>
      <w:r w:rsidR="006242E6">
        <w:rPr>
          <w:rFonts w:ascii="Times New Roman" w:hAnsi="Times New Roman" w:cs="Times New Roman"/>
          <w:sz w:val="28"/>
          <w:szCs w:val="28"/>
        </w:rPr>
        <w:t xml:space="preserve"> (треугольник с восклицательным знаком в левом нижнем углу)</w:t>
      </w:r>
      <w:r w:rsidRPr="006242E6">
        <w:rPr>
          <w:rFonts w:ascii="Times New Roman" w:hAnsi="Times New Roman" w:cs="Times New Roman"/>
          <w:sz w:val="28"/>
          <w:szCs w:val="28"/>
        </w:rPr>
        <w:t>.</w:t>
      </w:r>
    </w:p>
    <w:p w14:paraId="755FC3C3" w14:textId="5EE83E12" w:rsidR="007A0C09" w:rsidRPr="007B34C2" w:rsidRDefault="006242E6">
      <w:pPr>
        <w:rPr>
          <w:rFonts w:ascii="Times New Roman" w:hAnsi="Times New Roman" w:cs="Times New Roman"/>
          <w:sz w:val="28"/>
          <w:szCs w:val="28"/>
        </w:rPr>
      </w:pPr>
      <w:del w:id="4" w:author="Александр Семенов" w:date="2023-10-30T16:24:00Z">
        <w:r w:rsidDel="009040B9">
          <w:rPr>
            <w:noProof/>
            <w:lang w:eastAsia="ru-RU"/>
          </w:rPr>
          <w:drawing>
            <wp:inline distT="0" distB="0" distL="0" distR="0" wp14:anchorId="30571028" wp14:editId="3181E8B2">
              <wp:extent cx="2714625" cy="1162050"/>
              <wp:effectExtent l="0" t="0" r="9525" b="0"/>
              <wp:docPr id="63" name="Рисунок 6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14625" cy="11620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5" w:author="Александр Семенов" w:date="2023-10-30T16:24:00Z">
        <w:r w:rsidR="009040B9">
          <w:rPr>
            <w:rFonts w:ascii="Times New Roman" w:hAnsi="Times New Roman" w:cs="Times New Roman"/>
            <w:noProof/>
            <w:sz w:val="28"/>
            <w:szCs w:val="28"/>
            <w:lang w:eastAsia="ru-RU"/>
            <w:rPrChange w:id="6" w:author="Unknown">
              <w:rPr>
                <w:noProof/>
                <w:lang w:eastAsia="ru-RU"/>
              </w:rPr>
            </w:rPrChange>
          </w:rPr>
          <w:drawing>
            <wp:inline distT="0" distB="0" distL="0" distR="0" wp14:anchorId="484E331B" wp14:editId="6C96592E">
              <wp:extent cx="2714625" cy="1162050"/>
              <wp:effectExtent l="0" t="0" r="9525" b="0"/>
              <wp:docPr id="3" name="Рисунок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714625" cy="1162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446EF479" w14:textId="481657E2" w:rsidR="007B34C2" w:rsidRPr="007B34C2" w:rsidRDefault="007B34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5 – Расположение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Errors</w:t>
      </w:r>
    </w:p>
    <w:p w14:paraId="75E5F810" w14:textId="77777777" w:rsidR="007A0C09" w:rsidRDefault="007A0C0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86EA16B" wp14:editId="1E26CA34">
            <wp:extent cx="3514725" cy="3712483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2120" cy="374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82DC" w14:textId="315D5E9F" w:rsidR="007B34C2" w:rsidRPr="007B34C2" w:rsidRDefault="007B34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6 - </w:t>
      </w:r>
      <w:r w:rsidRPr="007B34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списка ошибок, которые выдает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програма</w:t>
      </w:r>
      <w:proofErr w:type="spellEnd"/>
    </w:p>
    <w:p w14:paraId="23055F55" w14:textId="0EEC2059" w:rsidR="004B2D3C" w:rsidRDefault="009040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Распространенные типы ошибок</w:t>
      </w:r>
      <w:r w:rsidR="004B2D3C">
        <w:rPr>
          <w:rFonts w:ascii="Times New Roman" w:hAnsi="Times New Roman" w:cs="Times New Roman"/>
          <w:sz w:val="28"/>
          <w:szCs w:val="28"/>
        </w:rPr>
        <w:t>:</w:t>
      </w:r>
    </w:p>
    <w:p w14:paraId="78181945" w14:textId="4F8E757C" w:rsidR="006E4C77" w:rsidRDefault="006E4C77" w:rsidP="00E44A3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ошибки </w:t>
      </w:r>
      <w:r>
        <w:rPr>
          <w:rFonts w:ascii="Times New Roman" w:hAnsi="Times New Roman" w:cs="Times New Roman"/>
          <w:sz w:val="28"/>
          <w:szCs w:val="28"/>
          <w:lang w:val="en-US"/>
        </w:rPr>
        <w:t>OVERLAP</w:t>
      </w:r>
    </w:p>
    <w:p w14:paraId="468E626A" w14:textId="273DF4FC" w:rsidR="00E44A35" w:rsidRPr="00C376FE" w:rsidRDefault="004B2D3C" w:rsidP="006E4C77">
      <w:pPr>
        <w:pStyle w:val="a3"/>
        <w:rPr>
          <w:rFonts w:ascii="Times New Roman" w:hAnsi="Times New Roman" w:cs="Times New Roman"/>
          <w:sz w:val="28"/>
          <w:szCs w:val="28"/>
        </w:rPr>
      </w:pPr>
      <w:r w:rsidRPr="00E44A35">
        <w:rPr>
          <w:rFonts w:ascii="Times New Roman" w:hAnsi="Times New Roman" w:cs="Times New Roman"/>
          <w:sz w:val="28"/>
          <w:szCs w:val="28"/>
        </w:rPr>
        <w:t xml:space="preserve">наличии пересекающихся дорожках разного назначения </w:t>
      </w:r>
      <w:r w:rsidR="00E44A35" w:rsidRPr="00E44A35">
        <w:rPr>
          <w:rFonts w:ascii="Times New Roman" w:hAnsi="Times New Roman" w:cs="Times New Roman"/>
          <w:sz w:val="28"/>
          <w:szCs w:val="28"/>
        </w:rPr>
        <w:t>(</w:t>
      </w:r>
      <w:r w:rsidR="009040B9">
        <w:rPr>
          <w:rFonts w:ascii="Times New Roman" w:hAnsi="Times New Roman" w:cs="Times New Roman"/>
          <w:sz w:val="28"/>
          <w:szCs w:val="28"/>
        </w:rPr>
        <w:t xml:space="preserve">Например, </w:t>
      </w:r>
      <w:r w:rsidR="00E44A35" w:rsidRPr="00E44A35">
        <w:rPr>
          <w:rFonts w:ascii="Times New Roman" w:hAnsi="Times New Roman" w:cs="Times New Roman"/>
          <w:sz w:val="28"/>
          <w:szCs w:val="28"/>
          <w:lang w:val="en-US"/>
        </w:rPr>
        <w:t>GND</w:t>
      </w:r>
      <w:r w:rsidR="00E44A35" w:rsidRPr="00E44A35">
        <w:rPr>
          <w:rFonts w:ascii="Times New Roman" w:hAnsi="Times New Roman" w:cs="Times New Roman"/>
          <w:sz w:val="28"/>
          <w:szCs w:val="28"/>
        </w:rPr>
        <w:t xml:space="preserve"> и 5</w:t>
      </w:r>
      <w:r w:rsidR="00E44A35" w:rsidRPr="00E44A35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E44A35" w:rsidRPr="00E44A35">
        <w:rPr>
          <w:rFonts w:ascii="Times New Roman" w:hAnsi="Times New Roman" w:cs="Times New Roman"/>
          <w:sz w:val="28"/>
          <w:szCs w:val="28"/>
        </w:rPr>
        <w:t>), дорожки и отверстия-</w:t>
      </w:r>
      <w:r w:rsidR="00E44A35" w:rsidRPr="00E44A35">
        <w:rPr>
          <w:rFonts w:ascii="Times New Roman" w:hAnsi="Times New Roman" w:cs="Times New Roman"/>
          <w:sz w:val="28"/>
          <w:szCs w:val="28"/>
          <w:lang w:val="en-US"/>
        </w:rPr>
        <w:t>VIA</w:t>
      </w:r>
      <w:r w:rsidR="00E44A35" w:rsidRPr="00E44A35">
        <w:rPr>
          <w:rFonts w:ascii="Times New Roman" w:hAnsi="Times New Roman" w:cs="Times New Roman"/>
          <w:sz w:val="28"/>
          <w:szCs w:val="28"/>
        </w:rPr>
        <w:t xml:space="preserve"> разного назначения (8.4</w:t>
      </w:r>
      <w:r w:rsidR="00E44A35" w:rsidRPr="00E44A35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E44A35" w:rsidRPr="00E44A35">
        <w:rPr>
          <w:rFonts w:ascii="Times New Roman" w:hAnsi="Times New Roman" w:cs="Times New Roman"/>
          <w:sz w:val="28"/>
          <w:szCs w:val="28"/>
        </w:rPr>
        <w:t xml:space="preserve"> и 5</w:t>
      </w:r>
      <w:r w:rsidR="00E44A35" w:rsidRPr="00E44A35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E44A35" w:rsidRPr="00E44A35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1BAE58DA" w14:textId="1CBB8463" w:rsidR="00C376FE" w:rsidRDefault="00C376FE" w:rsidP="00C376F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D28D19" wp14:editId="0D8C0231">
            <wp:extent cx="4346653" cy="2076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5107" cy="208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3B52E" w14:textId="7F32BFDE" w:rsidR="007B34C2" w:rsidRPr="007B34C2" w:rsidRDefault="007B34C2" w:rsidP="00C376FE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7 – Пример ошибки </w:t>
      </w:r>
      <w:r>
        <w:rPr>
          <w:rFonts w:ascii="Times New Roman" w:hAnsi="Times New Roman" w:cs="Times New Roman"/>
          <w:sz w:val="28"/>
          <w:szCs w:val="28"/>
          <w:lang w:val="en-US"/>
        </w:rPr>
        <w:t>Overlap</w:t>
      </w:r>
    </w:p>
    <w:p w14:paraId="0A39EFEC" w14:textId="77777777" w:rsidR="006E4C77" w:rsidRPr="006E4C77" w:rsidRDefault="006E4C77" w:rsidP="00C376F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ошибки </w:t>
      </w:r>
      <w:r>
        <w:rPr>
          <w:rFonts w:ascii="Times New Roman" w:hAnsi="Times New Roman" w:cs="Times New Roman"/>
          <w:sz w:val="28"/>
          <w:szCs w:val="28"/>
          <w:lang w:val="en-US"/>
        </w:rPr>
        <w:t>DIMENTIONS</w:t>
      </w:r>
    </w:p>
    <w:p w14:paraId="196181F2" w14:textId="39FE3470" w:rsidR="00C376FE" w:rsidRDefault="006E4C77" w:rsidP="006E4C77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44A35">
        <w:rPr>
          <w:rFonts w:ascii="Times New Roman" w:hAnsi="Times New Roman" w:cs="Times New Roman"/>
          <w:sz w:val="28"/>
          <w:szCs w:val="28"/>
        </w:rPr>
        <w:t>нарушении границ, например</w:t>
      </w:r>
      <w:r w:rsidR="00C376FE">
        <w:rPr>
          <w:rFonts w:ascii="Times New Roman" w:hAnsi="Times New Roman" w:cs="Times New Roman"/>
          <w:sz w:val="28"/>
          <w:szCs w:val="28"/>
        </w:rPr>
        <w:t>,</w:t>
      </w:r>
      <w:r w:rsidR="00E44A35">
        <w:rPr>
          <w:rFonts w:ascii="Times New Roman" w:hAnsi="Times New Roman" w:cs="Times New Roman"/>
          <w:sz w:val="28"/>
          <w:szCs w:val="28"/>
        </w:rPr>
        <w:t xml:space="preserve"> платы и отверстия.</w:t>
      </w:r>
      <w:r w:rsidR="00C376F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2E8EEB" w14:textId="490C6DD7" w:rsidR="006E4C77" w:rsidRPr="00C376FE" w:rsidRDefault="006E4C77" w:rsidP="006E4C77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(В данном случае ошибка допустима (подробнее ниже))</w:t>
      </w:r>
    </w:p>
    <w:p w14:paraId="18029FAD" w14:textId="3F396EEE" w:rsidR="00E44A35" w:rsidRDefault="00C376FE" w:rsidP="00C376F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9073B90" wp14:editId="0552A48C">
            <wp:extent cx="3676650" cy="2486603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11417" cy="251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43AC" w14:textId="57E6F3FC" w:rsidR="00C376FE" w:rsidRPr="007B34C2" w:rsidRDefault="007B34C2" w:rsidP="007B34C2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8 – Пример ошибки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Dimention</w:t>
      </w:r>
      <w:proofErr w:type="spellEnd"/>
    </w:p>
    <w:p w14:paraId="55078A6C" w14:textId="77777777" w:rsidR="006E4C77" w:rsidRDefault="006E4C77" w:rsidP="00C376F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ошибки </w:t>
      </w:r>
      <w:r>
        <w:rPr>
          <w:rFonts w:ascii="Times New Roman" w:hAnsi="Times New Roman" w:cs="Times New Roman"/>
          <w:sz w:val="28"/>
          <w:szCs w:val="28"/>
          <w:lang w:val="en-US"/>
        </w:rPr>
        <w:t>DRILL</w:t>
      </w:r>
      <w:r w:rsidRPr="00C376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DISTANCE</w:t>
      </w:r>
      <w:r w:rsidRPr="00C376FE">
        <w:rPr>
          <w:rFonts w:ascii="Times New Roman" w:hAnsi="Times New Roman" w:cs="Times New Roman"/>
          <w:sz w:val="28"/>
          <w:szCs w:val="28"/>
        </w:rPr>
        <w:t>.</w:t>
      </w:r>
    </w:p>
    <w:p w14:paraId="73D7CBE7" w14:textId="10AD87D3" w:rsidR="00C376FE" w:rsidRPr="00C376FE" w:rsidRDefault="00C376FE" w:rsidP="006E4C77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Близкое нахождение или пересечение отверстий.</w:t>
      </w:r>
    </w:p>
    <w:p w14:paraId="32CCF766" w14:textId="52BD6E3D" w:rsidR="00C376FE" w:rsidRDefault="00C376FE" w:rsidP="00C376F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83B0E00" wp14:editId="47B3D5DB">
            <wp:extent cx="5105468" cy="18288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13521" cy="183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CA7E" w14:textId="72E76C82" w:rsidR="007B34C2" w:rsidRPr="007B34C2" w:rsidRDefault="007B34C2" w:rsidP="007B34C2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9 – Пример ошибки </w:t>
      </w:r>
      <w:r>
        <w:rPr>
          <w:rFonts w:ascii="Times New Roman" w:hAnsi="Times New Roman" w:cs="Times New Roman"/>
          <w:sz w:val="28"/>
          <w:szCs w:val="28"/>
          <w:lang w:val="en-US"/>
        </w:rPr>
        <w:t>Drill</w:t>
      </w:r>
      <w:r w:rsidRPr="006E4C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Distance</w:t>
      </w:r>
    </w:p>
    <w:p w14:paraId="1124F1AA" w14:textId="77777777" w:rsidR="007B34C2" w:rsidRDefault="007B34C2" w:rsidP="00C376F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65A99FC" w14:textId="77777777" w:rsidR="006E4C77" w:rsidRDefault="006E4C77" w:rsidP="007E692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ошибки </w:t>
      </w:r>
      <w:r>
        <w:rPr>
          <w:rFonts w:ascii="Times New Roman" w:hAnsi="Times New Roman" w:cs="Times New Roman"/>
          <w:sz w:val="28"/>
          <w:szCs w:val="28"/>
          <w:lang w:val="en-US"/>
        </w:rPr>
        <w:t>CLEARANCE</w:t>
      </w:r>
      <w:r w:rsidRPr="007E692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25F500" w14:textId="3CD25441" w:rsidR="007E6921" w:rsidRDefault="00C376FE" w:rsidP="006E4C77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Малое расстояние между </w:t>
      </w:r>
      <w:r>
        <w:rPr>
          <w:rFonts w:ascii="Times New Roman" w:hAnsi="Times New Roman" w:cs="Times New Roman"/>
          <w:sz w:val="28"/>
          <w:szCs w:val="28"/>
          <w:lang w:val="en-US"/>
        </w:rPr>
        <w:t>SMD</w:t>
      </w:r>
      <w:r w:rsidRPr="007E6921">
        <w:rPr>
          <w:rFonts w:ascii="Times New Roman" w:hAnsi="Times New Roman" w:cs="Times New Roman"/>
          <w:sz w:val="28"/>
          <w:szCs w:val="28"/>
        </w:rPr>
        <w:t xml:space="preserve"> </w:t>
      </w:r>
      <w:r w:rsidR="007E6921">
        <w:rPr>
          <w:rFonts w:ascii="Times New Roman" w:hAnsi="Times New Roman" w:cs="Times New Roman"/>
          <w:sz w:val="28"/>
          <w:szCs w:val="28"/>
        </w:rPr>
        <w:t xml:space="preserve">разного значения. </w:t>
      </w:r>
    </w:p>
    <w:p w14:paraId="42D55A67" w14:textId="7C29FC1F" w:rsidR="00C376FE" w:rsidRDefault="00C376FE" w:rsidP="00C376FE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BA3223" wp14:editId="7835CCA6">
            <wp:extent cx="3276600" cy="2848956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5083" cy="285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F518" w14:textId="4E16285B" w:rsidR="007B34C2" w:rsidRPr="007B34C2" w:rsidRDefault="007B34C2" w:rsidP="007B34C2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Pr="009040B9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Пример ошибки </w:t>
      </w:r>
      <w:r>
        <w:rPr>
          <w:rFonts w:ascii="Times New Roman" w:hAnsi="Times New Roman" w:cs="Times New Roman"/>
          <w:sz w:val="28"/>
          <w:szCs w:val="28"/>
          <w:lang w:val="en-US"/>
        </w:rPr>
        <w:t>Clearance</w:t>
      </w:r>
    </w:p>
    <w:p w14:paraId="19366C57" w14:textId="77777777" w:rsidR="007B34C2" w:rsidRDefault="007B34C2" w:rsidP="00C376F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3ADA22A" w14:textId="57AD0AA9" w:rsidR="007E6921" w:rsidRDefault="007E6921" w:rsidP="007E6921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Во избежание этой ошибки</w:t>
      </w:r>
      <w:r w:rsidR="009040B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еще на моменте создания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футпринта</w:t>
      </w:r>
      <w:proofErr w:type="spellEnd"/>
      <w:r w:rsidR="009040B9">
        <w:rPr>
          <w:rFonts w:ascii="Times New Roman" w:hAnsi="Times New Roman" w:cs="Times New Roman"/>
          <w:sz w:val="28"/>
          <w:szCs w:val="28"/>
        </w:rPr>
        <w:t xml:space="preserve"> (посадочного места)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040B9">
        <w:rPr>
          <w:rFonts w:ascii="Times New Roman" w:hAnsi="Times New Roman" w:cs="Times New Roman"/>
          <w:sz w:val="28"/>
          <w:szCs w:val="28"/>
        </w:rPr>
        <w:t>компонента</w:t>
      </w:r>
      <w:r>
        <w:rPr>
          <w:rFonts w:ascii="Times New Roman" w:hAnsi="Times New Roman" w:cs="Times New Roman"/>
          <w:sz w:val="28"/>
          <w:szCs w:val="28"/>
        </w:rPr>
        <w:t xml:space="preserve"> следует </w:t>
      </w:r>
      <w:r w:rsidR="009040B9">
        <w:rPr>
          <w:rFonts w:ascii="Times New Roman" w:hAnsi="Times New Roman" w:cs="Times New Roman"/>
          <w:sz w:val="28"/>
          <w:szCs w:val="28"/>
        </w:rPr>
        <w:t>предусматривать</w:t>
      </w:r>
      <w:r w:rsidR="006E4C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слой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Keepout</w:t>
      </w:r>
      <w:proofErr w:type="spellEnd"/>
      <w:r w:rsidRPr="007E692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тогда </w:t>
      </w:r>
      <w:r w:rsidR="009040B9">
        <w:rPr>
          <w:rFonts w:ascii="Times New Roman" w:hAnsi="Times New Roman" w:cs="Times New Roman"/>
          <w:sz w:val="28"/>
          <w:szCs w:val="28"/>
        </w:rPr>
        <w:t>компоненты</w:t>
      </w:r>
      <w:r w:rsidR="006E4C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ставить </w:t>
      </w:r>
      <w:r w:rsidR="009040B9">
        <w:rPr>
          <w:rFonts w:ascii="Times New Roman" w:hAnsi="Times New Roman" w:cs="Times New Roman"/>
          <w:sz w:val="28"/>
          <w:szCs w:val="28"/>
        </w:rPr>
        <w:t>на минимальное удаление друг от друга, избегая</w:t>
      </w:r>
      <w:r w:rsidR="006E4C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ошибки программы</w:t>
      </w:r>
      <w:r w:rsidRPr="007E692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Пример: </w:t>
      </w:r>
      <w:r>
        <w:rPr>
          <w:noProof/>
          <w:lang w:eastAsia="ru-RU"/>
        </w:rPr>
        <w:drawing>
          <wp:inline distT="0" distB="0" distL="0" distR="0" wp14:anchorId="7B0E0595" wp14:editId="2340CE92">
            <wp:extent cx="5765847" cy="2286000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2856" cy="230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DF25" w14:textId="485BE7BF" w:rsidR="007E6921" w:rsidRPr="008F1F4A" w:rsidRDefault="008F1F4A" w:rsidP="007E6921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11 – Пример использования слоя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Keepout</w:t>
      </w:r>
      <w:proofErr w:type="spellEnd"/>
      <w:r w:rsidRPr="008F1F4A">
        <w:rPr>
          <w:rFonts w:ascii="Times New Roman" w:hAnsi="Times New Roman" w:cs="Times New Roman"/>
          <w:sz w:val="28"/>
          <w:szCs w:val="28"/>
        </w:rPr>
        <w:t xml:space="preserve"> (39)</w:t>
      </w:r>
    </w:p>
    <w:p w14:paraId="51AFA7C8" w14:textId="77777777" w:rsidR="007E6921" w:rsidRDefault="007E6921" w:rsidP="007E6921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FC55ADF" w14:textId="6200E70F" w:rsidR="00E33398" w:rsidRPr="006E4C77" w:rsidRDefault="009040B9" w:rsidP="007E6921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Некоторые </w:t>
      </w:r>
      <w:r w:rsidR="00591448">
        <w:rPr>
          <w:rFonts w:ascii="Times New Roman" w:hAnsi="Times New Roman" w:cs="Times New Roman"/>
          <w:sz w:val="28"/>
          <w:szCs w:val="28"/>
        </w:rPr>
        <w:t>ошибки которые следует игнорировать,</w:t>
      </w:r>
      <w:r>
        <w:rPr>
          <w:rFonts w:ascii="Times New Roman" w:hAnsi="Times New Roman" w:cs="Times New Roman"/>
          <w:sz w:val="28"/>
          <w:szCs w:val="28"/>
        </w:rPr>
        <w:t xml:space="preserve"> в случае если они сделаны преднамеренно.</w:t>
      </w:r>
      <w:r w:rsidR="00591448">
        <w:rPr>
          <w:rFonts w:ascii="Times New Roman" w:hAnsi="Times New Roman" w:cs="Times New Roman"/>
          <w:sz w:val="28"/>
          <w:szCs w:val="28"/>
        </w:rPr>
        <w:t xml:space="preserve"> например</w:t>
      </w:r>
      <w:r w:rsidR="00E33398">
        <w:rPr>
          <w:rFonts w:ascii="Times New Roman" w:hAnsi="Times New Roman" w:cs="Times New Roman"/>
          <w:sz w:val="28"/>
          <w:szCs w:val="28"/>
        </w:rPr>
        <w:t>,</w:t>
      </w:r>
      <w:r w:rsidR="00591448">
        <w:rPr>
          <w:rFonts w:ascii="Times New Roman" w:hAnsi="Times New Roman" w:cs="Times New Roman"/>
          <w:sz w:val="28"/>
          <w:szCs w:val="28"/>
        </w:rPr>
        <w:t xml:space="preserve"> </w:t>
      </w:r>
      <w:r w:rsidR="00E33398">
        <w:rPr>
          <w:rFonts w:ascii="Times New Roman" w:hAnsi="Times New Roman" w:cs="Times New Roman"/>
          <w:sz w:val="28"/>
          <w:szCs w:val="28"/>
        </w:rPr>
        <w:t>дорожки к отверстию</w:t>
      </w:r>
      <w:r>
        <w:rPr>
          <w:rFonts w:ascii="Times New Roman" w:hAnsi="Times New Roman" w:cs="Times New Roman"/>
          <w:sz w:val="28"/>
          <w:szCs w:val="28"/>
        </w:rPr>
        <w:t xml:space="preserve"> с разным именем</w:t>
      </w:r>
      <w:r w:rsidR="00E33398">
        <w:rPr>
          <w:rFonts w:ascii="Times New Roman" w:hAnsi="Times New Roman" w:cs="Times New Roman"/>
          <w:sz w:val="28"/>
          <w:szCs w:val="28"/>
        </w:rPr>
        <w:t xml:space="preserve">. В данном случае мы не можем задать отверстию значение </w:t>
      </w:r>
      <w:r>
        <w:rPr>
          <w:rFonts w:ascii="Times New Roman" w:hAnsi="Times New Roman" w:cs="Times New Roman"/>
          <w:sz w:val="28"/>
          <w:szCs w:val="28"/>
        </w:rPr>
        <w:t xml:space="preserve">имени </w:t>
      </w:r>
      <w:r w:rsidR="00E33398">
        <w:rPr>
          <w:rFonts w:ascii="Times New Roman" w:hAnsi="Times New Roman" w:cs="Times New Roman"/>
          <w:sz w:val="28"/>
          <w:szCs w:val="28"/>
          <w:lang w:val="en-US"/>
        </w:rPr>
        <w:t>GND</w:t>
      </w:r>
      <w:r w:rsidR="00E33398">
        <w:rPr>
          <w:rFonts w:ascii="Times New Roman" w:hAnsi="Times New Roman" w:cs="Times New Roman"/>
          <w:sz w:val="28"/>
          <w:szCs w:val="28"/>
        </w:rPr>
        <w:t>,</w:t>
      </w:r>
      <w:r w:rsidR="00E33398" w:rsidRPr="00E33398">
        <w:rPr>
          <w:rFonts w:ascii="Times New Roman" w:hAnsi="Times New Roman" w:cs="Times New Roman"/>
          <w:sz w:val="28"/>
          <w:szCs w:val="28"/>
        </w:rPr>
        <w:t xml:space="preserve"> </w:t>
      </w:r>
      <w:r w:rsidR="00E33398">
        <w:rPr>
          <w:rFonts w:ascii="Times New Roman" w:hAnsi="Times New Roman" w:cs="Times New Roman"/>
          <w:sz w:val="28"/>
          <w:szCs w:val="28"/>
        </w:rPr>
        <w:t xml:space="preserve">так как у нас присутствует </w:t>
      </w:r>
      <w:r>
        <w:rPr>
          <w:rFonts w:ascii="Times New Roman" w:hAnsi="Times New Roman" w:cs="Times New Roman"/>
          <w:sz w:val="28"/>
          <w:szCs w:val="28"/>
        </w:rPr>
        <w:t>полигон</w:t>
      </w:r>
      <w:r w:rsidR="00E33398">
        <w:rPr>
          <w:rFonts w:ascii="Times New Roman" w:hAnsi="Times New Roman" w:cs="Times New Roman"/>
          <w:sz w:val="28"/>
          <w:szCs w:val="28"/>
        </w:rPr>
        <w:t xml:space="preserve"> с данным значением и отверстие тоже будет заливаться</w:t>
      </w:r>
      <w:r w:rsidR="00D36187">
        <w:rPr>
          <w:rFonts w:ascii="Times New Roman" w:hAnsi="Times New Roman" w:cs="Times New Roman"/>
          <w:sz w:val="28"/>
          <w:szCs w:val="28"/>
        </w:rPr>
        <w:t xml:space="preserve"> без термальных </w:t>
      </w:r>
      <w:proofErr w:type="spellStart"/>
      <w:r w:rsidR="00D36187">
        <w:rPr>
          <w:rFonts w:ascii="Times New Roman" w:hAnsi="Times New Roman" w:cs="Times New Roman"/>
          <w:sz w:val="28"/>
          <w:szCs w:val="28"/>
        </w:rPr>
        <w:t>падов</w:t>
      </w:r>
      <w:proofErr w:type="spellEnd"/>
      <w:r w:rsidR="00E33398">
        <w:rPr>
          <w:rFonts w:ascii="Times New Roman" w:hAnsi="Times New Roman" w:cs="Times New Roman"/>
          <w:sz w:val="28"/>
          <w:szCs w:val="28"/>
        </w:rPr>
        <w:t>, соответственно отверстие имеет одно значение</w:t>
      </w:r>
      <w:r>
        <w:rPr>
          <w:rFonts w:ascii="Times New Roman" w:hAnsi="Times New Roman" w:cs="Times New Roman"/>
          <w:sz w:val="28"/>
          <w:szCs w:val="28"/>
        </w:rPr>
        <w:t xml:space="preserve"> имени</w:t>
      </w:r>
      <w:r w:rsidR="00E33398">
        <w:rPr>
          <w:rFonts w:ascii="Times New Roman" w:hAnsi="Times New Roman" w:cs="Times New Roman"/>
          <w:sz w:val="28"/>
          <w:szCs w:val="28"/>
        </w:rPr>
        <w:t xml:space="preserve"> (</w:t>
      </w:r>
      <w:r w:rsidR="00E3339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E33398">
        <w:rPr>
          <w:rFonts w:ascii="Times New Roman" w:hAnsi="Times New Roman" w:cs="Times New Roman"/>
          <w:sz w:val="28"/>
          <w:szCs w:val="28"/>
        </w:rPr>
        <w:t>$15), а дорожки другое (</w:t>
      </w:r>
      <w:r w:rsidR="00E33398">
        <w:rPr>
          <w:rFonts w:ascii="Times New Roman" w:hAnsi="Times New Roman" w:cs="Times New Roman"/>
          <w:sz w:val="28"/>
          <w:szCs w:val="28"/>
          <w:lang w:val="en-US"/>
        </w:rPr>
        <w:t>GND</w:t>
      </w:r>
      <w:r w:rsidR="00E33398">
        <w:rPr>
          <w:rFonts w:ascii="Times New Roman" w:hAnsi="Times New Roman" w:cs="Times New Roman"/>
          <w:sz w:val="28"/>
          <w:szCs w:val="28"/>
        </w:rPr>
        <w:t>). Отсюда ряд ошибок (</w:t>
      </w:r>
      <w:r w:rsidR="00E33398">
        <w:rPr>
          <w:rFonts w:ascii="Times New Roman" w:hAnsi="Times New Roman" w:cs="Times New Roman"/>
          <w:sz w:val="28"/>
          <w:szCs w:val="28"/>
          <w:lang w:val="en-US"/>
        </w:rPr>
        <w:t>CLEARANCE</w:t>
      </w:r>
      <w:r w:rsidR="00E33398" w:rsidRPr="006E4C7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33398">
        <w:rPr>
          <w:rFonts w:ascii="Times New Roman" w:hAnsi="Times New Roman" w:cs="Times New Roman"/>
          <w:sz w:val="28"/>
          <w:szCs w:val="28"/>
        </w:rPr>
        <w:t xml:space="preserve">и </w:t>
      </w:r>
      <w:r w:rsidR="00E33398">
        <w:rPr>
          <w:rFonts w:ascii="Times New Roman" w:hAnsi="Times New Roman" w:cs="Times New Roman"/>
          <w:sz w:val="28"/>
          <w:szCs w:val="28"/>
          <w:lang w:val="en-US"/>
        </w:rPr>
        <w:t>OVERLAP</w:t>
      </w:r>
      <w:r w:rsidR="00E33398" w:rsidRPr="006E4C77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126A7121" w14:textId="58AA00B0" w:rsidR="007A0C09" w:rsidRDefault="00E33398" w:rsidP="00740613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5669D9" wp14:editId="2A27773C">
            <wp:extent cx="2800350" cy="20383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FC1A" w14:textId="35089C25" w:rsidR="008F1F4A" w:rsidRPr="008F1F4A" w:rsidRDefault="008F1F4A" w:rsidP="00740613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 – Пример «Костыля»</w:t>
      </w:r>
    </w:p>
    <w:p w14:paraId="6C2A2CB0" w14:textId="247EC891" w:rsidR="007A0C09" w:rsidRDefault="00C06812" w:rsidP="00C0681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гербер файл</w:t>
      </w:r>
      <w:r w:rsidR="00D36187">
        <w:rPr>
          <w:rFonts w:ascii="Times New Roman" w:hAnsi="Times New Roman" w:cs="Times New Roman"/>
          <w:sz w:val="28"/>
          <w:szCs w:val="28"/>
        </w:rPr>
        <w:t>ов</w:t>
      </w:r>
    </w:p>
    <w:p w14:paraId="5847F675" w14:textId="3835D53A" w:rsidR="006242E6" w:rsidRPr="00C06812" w:rsidRDefault="006242E6" w:rsidP="006242E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Нажимаем значок </w:t>
      </w:r>
      <w:r w:rsidR="00D36187">
        <w:rPr>
          <w:rFonts w:ascii="Times New Roman" w:hAnsi="Times New Roman" w:cs="Times New Roman"/>
          <w:sz w:val="28"/>
          <w:szCs w:val="28"/>
        </w:rPr>
        <w:t xml:space="preserve">отображенный на рисунке 13 </w:t>
      </w:r>
      <w:r w:rsidR="008F1F4A">
        <w:rPr>
          <w:rFonts w:ascii="Times New Roman" w:hAnsi="Times New Roman" w:cs="Times New Roman"/>
          <w:sz w:val="28"/>
          <w:szCs w:val="28"/>
        </w:rPr>
        <w:t>(САМ процессор)</w:t>
      </w:r>
    </w:p>
    <w:p w14:paraId="290158B2" w14:textId="7120A919" w:rsidR="007A0C09" w:rsidRDefault="00D436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D040784" wp14:editId="6EA107ED">
            <wp:extent cx="5902325" cy="166878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325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468C6" w14:textId="08EE9657" w:rsidR="007A0C09" w:rsidRDefault="008F1F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13 – Расположение команды (САМ процессор)</w:t>
      </w:r>
      <w:r w:rsidR="007A0C0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B1C6E6" w14:textId="163971BB" w:rsidR="00D4364D" w:rsidRPr="00BF2D61" w:rsidRDefault="00F201DC" w:rsidP="00BF2D61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Составление настроек САМ процессора</w:t>
      </w:r>
      <w:r w:rsidR="00BF2D61">
        <w:rPr>
          <w:rFonts w:ascii="Times New Roman" w:hAnsi="Times New Roman" w:cs="Times New Roman"/>
          <w:sz w:val="28"/>
          <w:szCs w:val="28"/>
        </w:rPr>
        <w:t xml:space="preserve"> самостоятельно</w:t>
      </w:r>
    </w:p>
    <w:p w14:paraId="610EF632" w14:textId="3AC87B70" w:rsidR="00134E12" w:rsidRPr="00BF2D61" w:rsidRDefault="00134E12" w:rsidP="00BF2D61">
      <w:pPr>
        <w:rPr>
          <w:rFonts w:ascii="Times New Roman" w:hAnsi="Times New Roman" w:cs="Times New Roman"/>
          <w:sz w:val="28"/>
          <w:szCs w:val="28"/>
        </w:rPr>
      </w:pPr>
      <w:r w:rsidRPr="00BF2D61">
        <w:rPr>
          <w:rFonts w:ascii="Times New Roman" w:hAnsi="Times New Roman" w:cs="Times New Roman"/>
          <w:sz w:val="28"/>
          <w:szCs w:val="28"/>
        </w:rPr>
        <w:t>Удаляем все слои и добавляем свои</w:t>
      </w:r>
    </w:p>
    <w:p w14:paraId="229E5167" w14:textId="09FFB9E9" w:rsidR="00740613" w:rsidRPr="00134E12" w:rsidRDefault="00134E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134E12">
        <w:rPr>
          <w:rFonts w:ascii="Times New Roman" w:hAnsi="Times New Roman" w:cs="Times New Roman"/>
          <w:sz w:val="28"/>
          <w:szCs w:val="28"/>
        </w:rPr>
        <w:t xml:space="preserve">: </w:t>
      </w:r>
      <w:r w:rsidR="00740613"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134E1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descriptions</w:t>
      </w:r>
      <w:r w:rsidRPr="00134E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должно</w:t>
      </w:r>
      <w:r w:rsidRPr="00134E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иметь</w:t>
      </w:r>
      <w:r w:rsidRPr="00134E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такое</w:t>
      </w:r>
      <w:r w:rsidRPr="00134E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имя</w:t>
      </w:r>
      <w:r w:rsidRPr="00134E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как</w:t>
      </w:r>
      <w:r w:rsidRPr="00134E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134E1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  <w:r w:rsidR="00740613" w:rsidRPr="00134E12">
        <w:rPr>
          <w:rFonts w:ascii="Times New Roman" w:hAnsi="Times New Roman" w:cs="Times New Roman"/>
          <w:sz w:val="28"/>
          <w:szCs w:val="28"/>
        </w:rPr>
        <w:t xml:space="preserve"> </w:t>
      </w:r>
      <w:r w:rsidR="00740613">
        <w:rPr>
          <w:rFonts w:ascii="Times New Roman" w:hAnsi="Times New Roman" w:cs="Times New Roman"/>
          <w:sz w:val="28"/>
          <w:szCs w:val="28"/>
          <w:lang w:val="en-US"/>
        </w:rPr>
        <w:t>layers</w:t>
      </w:r>
      <w:r w:rsidRPr="00134E1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Pr="00134E1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Pads</w:t>
      </w:r>
      <w:r w:rsidRPr="00134E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Vias</w:t>
      </w:r>
      <w:proofErr w:type="spellEnd"/>
      <w:r w:rsidRPr="00134E1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740613">
        <w:rPr>
          <w:rFonts w:ascii="Times New Roman" w:hAnsi="Times New Roman" w:cs="Times New Roman"/>
          <w:sz w:val="28"/>
          <w:szCs w:val="28"/>
          <w:lang w:val="en-US"/>
        </w:rPr>
        <w:t>imension</w:t>
      </w:r>
      <w:r w:rsidR="00740613" w:rsidRPr="00134E12">
        <w:rPr>
          <w:rFonts w:ascii="Times New Roman" w:hAnsi="Times New Roman" w:cs="Times New Roman"/>
          <w:sz w:val="28"/>
          <w:szCs w:val="28"/>
        </w:rPr>
        <w:t xml:space="preserve"> </w:t>
      </w:r>
      <w:r w:rsidR="00740613">
        <w:rPr>
          <w:rFonts w:ascii="Times New Roman" w:hAnsi="Times New Roman" w:cs="Times New Roman"/>
          <w:sz w:val="28"/>
          <w:szCs w:val="28"/>
        </w:rPr>
        <w:t>и</w:t>
      </w:r>
      <w:r w:rsidR="00740613" w:rsidRPr="00134E12">
        <w:rPr>
          <w:rFonts w:ascii="Times New Roman" w:hAnsi="Times New Roman" w:cs="Times New Roman"/>
          <w:sz w:val="28"/>
          <w:szCs w:val="28"/>
        </w:rPr>
        <w:t xml:space="preserve"> </w:t>
      </w:r>
      <w:r w:rsidR="00740613">
        <w:rPr>
          <w:rFonts w:ascii="Times New Roman" w:hAnsi="Times New Roman" w:cs="Times New Roman"/>
          <w:sz w:val="28"/>
          <w:szCs w:val="28"/>
        </w:rPr>
        <w:t>меняем</w:t>
      </w:r>
      <w:r w:rsidR="00740613" w:rsidRPr="00134E12">
        <w:rPr>
          <w:rFonts w:ascii="Times New Roman" w:hAnsi="Times New Roman" w:cs="Times New Roman"/>
          <w:sz w:val="28"/>
          <w:szCs w:val="28"/>
        </w:rPr>
        <w:t xml:space="preserve"> </w:t>
      </w:r>
      <w:r w:rsidR="00740613">
        <w:rPr>
          <w:rFonts w:ascii="Times New Roman" w:hAnsi="Times New Roman" w:cs="Times New Roman"/>
          <w:sz w:val="28"/>
          <w:szCs w:val="28"/>
        </w:rPr>
        <w:t>название</w:t>
      </w:r>
      <w:r w:rsidR="00740613" w:rsidRPr="00134E12">
        <w:rPr>
          <w:rFonts w:ascii="Times New Roman" w:hAnsi="Times New Roman" w:cs="Times New Roman"/>
          <w:sz w:val="28"/>
          <w:szCs w:val="28"/>
        </w:rPr>
        <w:t xml:space="preserve"> </w:t>
      </w:r>
      <w:r w:rsidR="00740613">
        <w:rPr>
          <w:rFonts w:ascii="Times New Roman" w:hAnsi="Times New Roman" w:cs="Times New Roman"/>
          <w:sz w:val="28"/>
          <w:szCs w:val="28"/>
        </w:rPr>
        <w:t>файла</w:t>
      </w:r>
      <w:r w:rsidR="00740613" w:rsidRPr="00134E12">
        <w:rPr>
          <w:rFonts w:ascii="Times New Roman" w:hAnsi="Times New Roman" w:cs="Times New Roman"/>
          <w:sz w:val="28"/>
          <w:szCs w:val="28"/>
        </w:rPr>
        <w:t xml:space="preserve"> </w:t>
      </w:r>
      <w:r w:rsidR="00740613">
        <w:rPr>
          <w:rFonts w:ascii="Times New Roman" w:hAnsi="Times New Roman" w:cs="Times New Roman"/>
          <w:sz w:val="28"/>
          <w:szCs w:val="28"/>
        </w:rPr>
        <w:t>на</w:t>
      </w:r>
      <w:r w:rsidR="00740613" w:rsidRPr="00134E1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740613" w:rsidRPr="00134E12">
        <w:rPr>
          <w:rFonts w:ascii="Times New Roman" w:hAnsi="Times New Roman" w:cs="Times New Roman"/>
          <w:sz w:val="28"/>
          <w:szCs w:val="28"/>
        </w:rPr>
        <w:t>%</w:t>
      </w:r>
      <w:r w:rsidR="00740613">
        <w:rPr>
          <w:rFonts w:ascii="Times New Roman" w:hAnsi="Times New Roman" w:cs="Times New Roman"/>
          <w:sz w:val="28"/>
          <w:szCs w:val="28"/>
          <w:lang w:val="en-US"/>
        </w:rPr>
        <w:t>N</w:t>
      </w:r>
      <w:proofErr w:type="gramEnd"/>
      <w:r w:rsidR="00740613" w:rsidRPr="00134E12">
        <w:rPr>
          <w:rFonts w:ascii="Times New Roman" w:hAnsi="Times New Roman" w:cs="Times New Roman"/>
          <w:sz w:val="28"/>
          <w:szCs w:val="28"/>
        </w:rPr>
        <w:t>/</w:t>
      </w:r>
      <w:r w:rsidR="00740613">
        <w:rPr>
          <w:rFonts w:ascii="Times New Roman" w:hAnsi="Times New Roman" w:cs="Times New Roman"/>
          <w:sz w:val="28"/>
          <w:szCs w:val="28"/>
          <w:lang w:val="en-US"/>
        </w:rPr>
        <w:t>top</w:t>
      </w:r>
      <w:r w:rsidR="00740613" w:rsidRPr="00134E12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740613">
        <w:rPr>
          <w:rFonts w:ascii="Times New Roman" w:hAnsi="Times New Roman" w:cs="Times New Roman"/>
          <w:sz w:val="28"/>
          <w:szCs w:val="28"/>
          <w:lang w:val="en-US"/>
        </w:rPr>
        <w:t>cmp</w:t>
      </w:r>
      <w:proofErr w:type="spellEnd"/>
    </w:p>
    <w:p w14:paraId="5B019169" w14:textId="0C98DE65" w:rsidR="00740613" w:rsidRDefault="0074061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Name: BOT; layers:</w:t>
      </w:r>
      <w:r w:rsidR="00134E12">
        <w:rPr>
          <w:rFonts w:ascii="Times New Roman" w:hAnsi="Times New Roman" w:cs="Times New Roman"/>
          <w:sz w:val="28"/>
          <w:szCs w:val="28"/>
          <w:lang w:val="en-US"/>
        </w:rPr>
        <w:t xml:space="preserve"> Bottom, Pads, </w:t>
      </w:r>
      <w:proofErr w:type="spellStart"/>
      <w:r w:rsidR="00134E12">
        <w:rPr>
          <w:rFonts w:ascii="Times New Roman" w:hAnsi="Times New Roman" w:cs="Times New Roman"/>
          <w:sz w:val="28"/>
          <w:szCs w:val="28"/>
          <w:lang w:val="en-US"/>
        </w:rPr>
        <w:t>Vias</w:t>
      </w:r>
      <w:proofErr w:type="spellEnd"/>
      <w:r w:rsidR="00134E12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34E12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imension; filename: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%N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bot.sol</w:t>
      </w:r>
      <w:proofErr w:type="spellEnd"/>
    </w:p>
    <w:p w14:paraId="1EDDBDE4" w14:textId="7A13B5F1" w:rsidR="00740613" w:rsidRDefault="00134E1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Name: MT; layers: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tStop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; filename: </w:t>
      </w:r>
      <w:proofErr w:type="gramStart"/>
      <w:r w:rsidRPr="00134E12">
        <w:rPr>
          <w:rFonts w:ascii="Times New Roman" w:hAnsi="Times New Roman" w:cs="Times New Roman"/>
          <w:sz w:val="28"/>
          <w:szCs w:val="28"/>
          <w:lang w:val="en-US"/>
        </w:rPr>
        <w:t>%N</w:t>
      </w:r>
      <w:proofErr w:type="gramEnd"/>
      <w:r w:rsidRPr="00134E12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134E12">
        <w:rPr>
          <w:rFonts w:ascii="Times New Roman" w:hAnsi="Times New Roman" w:cs="Times New Roman"/>
          <w:sz w:val="28"/>
          <w:szCs w:val="28"/>
          <w:lang w:val="en-US"/>
        </w:rPr>
        <w:t>mt.stc</w:t>
      </w:r>
      <w:proofErr w:type="spellEnd"/>
    </w:p>
    <w:p w14:paraId="6137DC34" w14:textId="6BACC470" w:rsidR="00134E12" w:rsidRDefault="00134E1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Name: MB; layers: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bStop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; filename: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%N</w:t>
      </w:r>
      <w:proofErr w:type="gramEnd"/>
      <w:r w:rsidR="00E64AFA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E64AFA">
        <w:rPr>
          <w:rFonts w:ascii="Times New Roman" w:hAnsi="Times New Roman" w:cs="Times New Roman"/>
          <w:sz w:val="28"/>
          <w:szCs w:val="28"/>
          <w:lang w:val="en-US"/>
        </w:rPr>
        <w:t>mb.sts</w:t>
      </w:r>
      <w:proofErr w:type="spellEnd"/>
    </w:p>
    <w:p w14:paraId="28FF7809" w14:textId="18C2CF53" w:rsidR="00E64AFA" w:rsidRDefault="00E64AF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Name: CT; layers: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tCream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; filename: </w:t>
      </w:r>
      <w:proofErr w:type="gramStart"/>
      <w:r w:rsidRPr="00E64AFA">
        <w:rPr>
          <w:rFonts w:ascii="Times New Roman" w:hAnsi="Times New Roman" w:cs="Times New Roman"/>
          <w:sz w:val="28"/>
          <w:szCs w:val="28"/>
          <w:lang w:val="en-US"/>
        </w:rPr>
        <w:t>%N</w:t>
      </w:r>
      <w:proofErr w:type="gramEnd"/>
      <w:r w:rsidRPr="00E64AFA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E64AFA">
        <w:rPr>
          <w:rFonts w:ascii="Times New Roman" w:hAnsi="Times New Roman" w:cs="Times New Roman"/>
          <w:sz w:val="28"/>
          <w:szCs w:val="28"/>
          <w:lang w:val="en-US"/>
        </w:rPr>
        <w:t>ct.gbc</w:t>
      </w:r>
      <w:proofErr w:type="spellEnd"/>
    </w:p>
    <w:p w14:paraId="0498604C" w14:textId="6361EB55" w:rsidR="00E64AFA" w:rsidRDefault="00E64AF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Name: BT; layers: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bCream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; filename: </w:t>
      </w:r>
      <w:proofErr w:type="gramStart"/>
      <w:r w:rsidRPr="00E64AFA">
        <w:rPr>
          <w:rFonts w:ascii="Times New Roman" w:hAnsi="Times New Roman" w:cs="Times New Roman"/>
          <w:sz w:val="28"/>
          <w:szCs w:val="28"/>
          <w:lang w:val="en-US"/>
        </w:rPr>
        <w:t>%N</w:t>
      </w:r>
      <w:proofErr w:type="gramEnd"/>
      <w:r w:rsidRPr="00E64AFA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E64AFA">
        <w:rPr>
          <w:rFonts w:ascii="Times New Roman" w:hAnsi="Times New Roman" w:cs="Times New Roman"/>
          <w:sz w:val="28"/>
          <w:szCs w:val="28"/>
          <w:lang w:val="en-US"/>
        </w:rPr>
        <w:t>bt.gbc</w:t>
      </w:r>
      <w:proofErr w:type="spellEnd"/>
    </w:p>
    <w:p w14:paraId="3E8E03E1" w14:textId="27E9E2BC" w:rsidR="00E64AFA" w:rsidRDefault="00E64AF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Name: ST; layers: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tPlace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tNames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; filename: </w:t>
      </w:r>
      <w:proofErr w:type="gramStart"/>
      <w:r w:rsidRPr="00E64AFA">
        <w:rPr>
          <w:rFonts w:ascii="Times New Roman" w:hAnsi="Times New Roman" w:cs="Times New Roman"/>
          <w:sz w:val="28"/>
          <w:szCs w:val="28"/>
          <w:lang w:val="en-US"/>
        </w:rPr>
        <w:t>%N</w:t>
      </w:r>
      <w:proofErr w:type="gramEnd"/>
      <w:r w:rsidRPr="00E64AFA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E64AFA">
        <w:rPr>
          <w:rFonts w:ascii="Times New Roman" w:hAnsi="Times New Roman" w:cs="Times New Roman"/>
          <w:sz w:val="28"/>
          <w:szCs w:val="28"/>
          <w:lang w:val="en-US"/>
        </w:rPr>
        <w:t>st.plc</w:t>
      </w:r>
      <w:proofErr w:type="spellEnd"/>
    </w:p>
    <w:p w14:paraId="52AC0FCD" w14:textId="28E34C6B" w:rsidR="00E64AFA" w:rsidRDefault="00E64AF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Name: BT; layers: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bPlace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bNames</w:t>
      </w:r>
      <w:proofErr w:type="spellEnd"/>
      <w:r w:rsidR="009E2F86">
        <w:rPr>
          <w:rFonts w:ascii="Times New Roman" w:hAnsi="Times New Roman" w:cs="Times New Roman"/>
          <w:sz w:val="28"/>
          <w:szCs w:val="28"/>
          <w:lang w:val="en-US"/>
        </w:rPr>
        <w:t xml:space="preserve">; filename: </w:t>
      </w:r>
      <w:proofErr w:type="gramStart"/>
      <w:r w:rsidR="009E2F86" w:rsidRPr="009E2F86">
        <w:rPr>
          <w:rFonts w:ascii="Times New Roman" w:hAnsi="Times New Roman" w:cs="Times New Roman"/>
          <w:sz w:val="28"/>
          <w:szCs w:val="28"/>
          <w:lang w:val="en-US"/>
        </w:rPr>
        <w:t>%N</w:t>
      </w:r>
      <w:proofErr w:type="gramEnd"/>
      <w:r w:rsidR="009E2F86" w:rsidRPr="009E2F86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9E2F86" w:rsidRPr="009E2F86">
        <w:rPr>
          <w:rFonts w:ascii="Times New Roman" w:hAnsi="Times New Roman" w:cs="Times New Roman"/>
          <w:sz w:val="28"/>
          <w:szCs w:val="28"/>
          <w:lang w:val="en-US"/>
        </w:rPr>
        <w:t>bt.pls</w:t>
      </w:r>
      <w:proofErr w:type="spellEnd"/>
    </w:p>
    <w:p w14:paraId="32F77C63" w14:textId="37FBB15F" w:rsidR="009E2F86" w:rsidRDefault="009E2F8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Name: BRD; layers: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Dimentions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Holes,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Miling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; filename: </w:t>
      </w:r>
      <w:proofErr w:type="gramStart"/>
      <w:r w:rsidRPr="009E2F86">
        <w:rPr>
          <w:rFonts w:ascii="Times New Roman" w:hAnsi="Times New Roman" w:cs="Times New Roman"/>
          <w:sz w:val="28"/>
          <w:szCs w:val="28"/>
          <w:lang w:val="en-US"/>
        </w:rPr>
        <w:t>%N</w:t>
      </w:r>
      <w:proofErr w:type="gramEnd"/>
      <w:r w:rsidRPr="009E2F86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9E2F86">
        <w:rPr>
          <w:rFonts w:ascii="Times New Roman" w:hAnsi="Times New Roman" w:cs="Times New Roman"/>
          <w:sz w:val="28"/>
          <w:szCs w:val="28"/>
          <w:lang w:val="en-US"/>
        </w:rPr>
        <w:t>brd.gbr</w:t>
      </w:r>
      <w:proofErr w:type="spellEnd"/>
    </w:p>
    <w:p w14:paraId="1643A8B5" w14:textId="5DF8293F" w:rsidR="009E2F86" w:rsidRDefault="009E2F8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9E2F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файле</w:t>
      </w:r>
      <w:r w:rsidRPr="009E2F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Drill</w:t>
      </w:r>
      <w:r w:rsidRPr="009E2F8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9E2F86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DRL</w:t>
      </w:r>
      <w:r w:rsidRPr="009E2F8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проставляем</w:t>
      </w:r>
      <w:r w:rsidRPr="009E2F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From: Layer 1 Top; To: Layer 16 Bottom. </w:t>
      </w:r>
      <w:r>
        <w:rPr>
          <w:rFonts w:ascii="Times New Roman" w:hAnsi="Times New Roman" w:cs="Times New Roman"/>
          <w:sz w:val="28"/>
          <w:szCs w:val="28"/>
        </w:rPr>
        <w:t>Ставим</w:t>
      </w:r>
      <w:r w:rsidRPr="009E2F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галочки</w:t>
      </w:r>
      <w:r w:rsidRPr="009E2F8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Include: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Vias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PTH, Holes; filename: </w:t>
      </w:r>
      <w:r w:rsidRPr="009E2F86">
        <w:rPr>
          <w:rFonts w:ascii="Times New Roman" w:hAnsi="Times New Roman" w:cs="Times New Roman"/>
          <w:sz w:val="28"/>
          <w:szCs w:val="28"/>
          <w:lang w:val="en-US"/>
        </w:rPr>
        <w:t>%N/</w:t>
      </w:r>
      <w:proofErr w:type="spellStart"/>
      <w:r w:rsidRPr="009E2F86">
        <w:rPr>
          <w:rFonts w:ascii="Times New Roman" w:hAnsi="Times New Roman" w:cs="Times New Roman"/>
          <w:sz w:val="28"/>
          <w:szCs w:val="28"/>
          <w:lang w:val="en-US"/>
        </w:rPr>
        <w:t>drl.drd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1B2D50E" w14:textId="77777777" w:rsidR="00F201DC" w:rsidRDefault="009664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составления </w:t>
      </w:r>
      <w:r w:rsidR="002A0093">
        <w:rPr>
          <w:rFonts w:ascii="Times New Roman" w:hAnsi="Times New Roman" w:cs="Times New Roman"/>
          <w:sz w:val="28"/>
          <w:szCs w:val="28"/>
        </w:rPr>
        <w:t xml:space="preserve">настроек САМ процессора сохраняем их. </w:t>
      </w:r>
    </w:p>
    <w:p w14:paraId="6A601C8F" w14:textId="77777777" w:rsidR="00F201DC" w:rsidRDefault="00F201DC" w:rsidP="00F201DC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Активация настроек САМ процессора из файлов</w:t>
      </w:r>
    </w:p>
    <w:p w14:paraId="1056689E" w14:textId="39D39D2E" w:rsidR="009E2F86" w:rsidRPr="00F201DC" w:rsidRDefault="00F201DC" w:rsidP="00F201D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2A0093" w:rsidRPr="00F201DC">
        <w:rPr>
          <w:rFonts w:ascii="Times New Roman" w:hAnsi="Times New Roman" w:cs="Times New Roman"/>
          <w:sz w:val="28"/>
          <w:szCs w:val="28"/>
        </w:rPr>
        <w:t>астройки</w:t>
      </w:r>
      <w:r w:rsidR="00966408" w:rsidRPr="00F201DC">
        <w:rPr>
          <w:rFonts w:ascii="Times New Roman" w:hAnsi="Times New Roman" w:cs="Times New Roman"/>
          <w:sz w:val="28"/>
          <w:szCs w:val="28"/>
        </w:rPr>
        <w:t xml:space="preserve"> можно использовать активировав</w:t>
      </w:r>
      <w:r w:rsidR="002A0093" w:rsidRPr="00F201DC">
        <w:rPr>
          <w:rFonts w:ascii="Times New Roman" w:hAnsi="Times New Roman" w:cs="Times New Roman"/>
          <w:sz w:val="28"/>
          <w:szCs w:val="28"/>
        </w:rPr>
        <w:t xml:space="preserve"> их</w:t>
      </w:r>
      <w:r w:rsidR="00966408" w:rsidRPr="00F201DC">
        <w:rPr>
          <w:rFonts w:ascii="Times New Roman" w:hAnsi="Times New Roman" w:cs="Times New Roman"/>
          <w:sz w:val="28"/>
          <w:szCs w:val="28"/>
        </w:rPr>
        <w:t xml:space="preserve"> из файлов</w:t>
      </w:r>
      <w:r w:rsidR="00BF2D61" w:rsidRPr="00F201DC">
        <w:rPr>
          <w:rFonts w:ascii="Times New Roman" w:hAnsi="Times New Roman" w:cs="Times New Roman"/>
          <w:sz w:val="28"/>
          <w:szCs w:val="28"/>
        </w:rPr>
        <w:t xml:space="preserve"> (смотреть рисунок 14)</w:t>
      </w:r>
      <w:r w:rsidR="00966408" w:rsidRPr="00F201DC">
        <w:rPr>
          <w:rFonts w:ascii="Times New Roman" w:hAnsi="Times New Roman" w:cs="Times New Roman"/>
          <w:sz w:val="28"/>
          <w:szCs w:val="28"/>
        </w:rPr>
        <w:t>.</w:t>
      </w:r>
      <w:r w:rsidR="006242E6" w:rsidRPr="00F201D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24520B" w14:textId="4AEA6B09" w:rsidR="00696DE3" w:rsidRDefault="00BF2D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7C52F4" wp14:editId="5B970011">
            <wp:extent cx="3942715" cy="1306195"/>
            <wp:effectExtent l="0" t="0" r="63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715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1F3D1" w14:textId="2485BE6A" w:rsidR="008F1F4A" w:rsidRDefault="00F201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14 – Знак</w:t>
      </w:r>
      <w:r w:rsidR="008F1F4A">
        <w:rPr>
          <w:rFonts w:ascii="Times New Roman" w:hAnsi="Times New Roman" w:cs="Times New Roman"/>
          <w:sz w:val="28"/>
          <w:szCs w:val="28"/>
        </w:rPr>
        <w:t xml:space="preserve"> импорта настроек САМ процессора</w:t>
      </w:r>
    </w:p>
    <w:p w14:paraId="6F68A151" w14:textId="77777777" w:rsidR="00696DE3" w:rsidRDefault="00696DE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ECB11EF" wp14:editId="3F6F2442">
            <wp:extent cx="2838202" cy="2562118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6261" cy="257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B5B47" w14:textId="77777777" w:rsidR="00F201DC" w:rsidRDefault="00F201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15</w:t>
      </w:r>
      <w:r w:rsidR="002A0093">
        <w:rPr>
          <w:rFonts w:ascii="Times New Roman" w:hAnsi="Times New Roman" w:cs="Times New Roman"/>
          <w:sz w:val="28"/>
          <w:szCs w:val="28"/>
        </w:rPr>
        <w:t xml:space="preserve"> – Окно настроек САМ процессора</w:t>
      </w:r>
    </w:p>
    <w:p w14:paraId="1C018402" w14:textId="26ECCC34" w:rsidR="00696DE3" w:rsidRDefault="00F201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активации настроек,</w:t>
      </w:r>
      <w:r w:rsidR="002810E6">
        <w:rPr>
          <w:rFonts w:ascii="Times New Roman" w:hAnsi="Times New Roman" w:cs="Times New Roman"/>
          <w:sz w:val="28"/>
          <w:szCs w:val="28"/>
        </w:rPr>
        <w:t xml:space="preserve"> у нас проставляются нужные форматы и названия слоев.</w:t>
      </w:r>
    </w:p>
    <w:p w14:paraId="76C265EB" w14:textId="5353B426" w:rsidR="002810E6" w:rsidRPr="006242E6" w:rsidRDefault="006242E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242E6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="002810E6">
        <w:rPr>
          <w:rFonts w:ascii="Times New Roman" w:hAnsi="Times New Roman" w:cs="Times New Roman"/>
          <w:sz w:val="28"/>
          <w:szCs w:val="28"/>
        </w:rPr>
        <w:t>Отмечаем</w:t>
      </w:r>
      <w:r w:rsidR="002810E6" w:rsidRPr="006242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EXPORT AS ZIP.</w:t>
      </w:r>
    </w:p>
    <w:p w14:paraId="1ACCE32F" w14:textId="4D32E5AE" w:rsidR="002810E6" w:rsidRPr="002F5FBA" w:rsidRDefault="006242E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242E6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="002810E6">
        <w:rPr>
          <w:rFonts w:ascii="Times New Roman" w:hAnsi="Times New Roman" w:cs="Times New Roman"/>
          <w:sz w:val="28"/>
          <w:szCs w:val="28"/>
        </w:rPr>
        <w:t>Нажимаем</w:t>
      </w:r>
      <w:r w:rsidR="002810E6" w:rsidRPr="006242E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810E6">
        <w:rPr>
          <w:rFonts w:ascii="Times New Roman" w:hAnsi="Times New Roman" w:cs="Times New Roman"/>
          <w:sz w:val="28"/>
          <w:szCs w:val="28"/>
          <w:lang w:val="en-US"/>
        </w:rPr>
        <w:t>PROCESS JO</w:t>
      </w:r>
      <w:r w:rsidR="002F5FBA"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14:paraId="41343600" w14:textId="45396537" w:rsidR="002810E6" w:rsidRDefault="006242E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5ECCE10" wp14:editId="28AA28E9">
            <wp:extent cx="3286125" cy="1524000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6CF9" w14:textId="66CA808F" w:rsidR="002A0093" w:rsidRPr="009040B9" w:rsidRDefault="00F201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16</w:t>
      </w:r>
      <w:r w:rsidR="002A0093">
        <w:rPr>
          <w:rFonts w:ascii="Times New Roman" w:hAnsi="Times New Roman" w:cs="Times New Roman"/>
          <w:sz w:val="28"/>
          <w:szCs w:val="28"/>
        </w:rPr>
        <w:t xml:space="preserve"> – Расположение команды </w:t>
      </w:r>
      <w:r w:rsidR="002A0093">
        <w:rPr>
          <w:rFonts w:ascii="Times New Roman" w:hAnsi="Times New Roman" w:cs="Times New Roman"/>
          <w:sz w:val="28"/>
          <w:szCs w:val="28"/>
          <w:lang w:val="en-US"/>
        </w:rPr>
        <w:t>Process</w:t>
      </w:r>
      <w:r w:rsidR="002A0093" w:rsidRPr="009040B9">
        <w:rPr>
          <w:rFonts w:ascii="Times New Roman" w:hAnsi="Times New Roman" w:cs="Times New Roman"/>
          <w:sz w:val="28"/>
          <w:szCs w:val="28"/>
        </w:rPr>
        <w:t xml:space="preserve"> </w:t>
      </w:r>
      <w:r w:rsidR="002A0093">
        <w:rPr>
          <w:rFonts w:ascii="Times New Roman" w:hAnsi="Times New Roman" w:cs="Times New Roman"/>
          <w:sz w:val="28"/>
          <w:szCs w:val="28"/>
          <w:lang w:val="en-US"/>
        </w:rPr>
        <w:t>Job</w:t>
      </w:r>
    </w:p>
    <w:p w14:paraId="0B08731F" w14:textId="77777777" w:rsidR="002810E6" w:rsidRDefault="002810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Готово, гербер файл создан.</w:t>
      </w:r>
    </w:p>
    <w:p w14:paraId="5E352CEC" w14:textId="167164DE" w:rsidR="00C06812" w:rsidRDefault="00C068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Он </w:t>
      </w:r>
      <w:r w:rsidR="00F201DC">
        <w:rPr>
          <w:rFonts w:ascii="Times New Roman" w:hAnsi="Times New Roman" w:cs="Times New Roman"/>
          <w:sz w:val="28"/>
          <w:szCs w:val="28"/>
        </w:rPr>
        <w:t xml:space="preserve">может быть </w:t>
      </w:r>
      <w:r>
        <w:rPr>
          <w:rFonts w:ascii="Times New Roman" w:hAnsi="Times New Roman" w:cs="Times New Roman"/>
          <w:sz w:val="28"/>
          <w:szCs w:val="28"/>
        </w:rPr>
        <w:t xml:space="preserve">представлен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Zip</w:t>
      </w:r>
      <w:r w:rsidR="00F201DC">
        <w:rPr>
          <w:rFonts w:ascii="Times New Roman" w:hAnsi="Times New Roman" w:cs="Times New Roman"/>
          <w:sz w:val="28"/>
          <w:szCs w:val="28"/>
        </w:rPr>
        <w:t xml:space="preserve"> или папкой файлами, в зависимости от выбора пункта </w:t>
      </w:r>
      <w:r w:rsidR="00F201DC">
        <w:rPr>
          <w:rFonts w:ascii="Times New Roman" w:hAnsi="Times New Roman" w:cs="Times New Roman"/>
          <w:sz w:val="28"/>
          <w:szCs w:val="28"/>
          <w:lang w:val="en-US"/>
        </w:rPr>
        <w:t>Export</w:t>
      </w:r>
      <w:r w:rsidR="00F201DC" w:rsidRPr="00F201DC">
        <w:rPr>
          <w:rFonts w:ascii="Times New Roman" w:hAnsi="Times New Roman" w:cs="Times New Roman"/>
          <w:sz w:val="28"/>
          <w:szCs w:val="28"/>
        </w:rPr>
        <w:t xml:space="preserve"> </w:t>
      </w:r>
      <w:r w:rsidR="00F201DC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="00F201DC" w:rsidRPr="00F201DC">
        <w:rPr>
          <w:rFonts w:ascii="Times New Roman" w:hAnsi="Times New Roman" w:cs="Times New Roman"/>
          <w:sz w:val="28"/>
          <w:szCs w:val="28"/>
        </w:rPr>
        <w:t xml:space="preserve"> </w:t>
      </w:r>
      <w:r w:rsidR="00F201DC">
        <w:rPr>
          <w:rFonts w:ascii="Times New Roman" w:hAnsi="Times New Roman" w:cs="Times New Roman"/>
          <w:sz w:val="28"/>
          <w:szCs w:val="28"/>
          <w:lang w:val="en-US"/>
        </w:rPr>
        <w:t>ZIP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7376621" w14:textId="51BED17D" w:rsidR="00F201DC" w:rsidRDefault="00F201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9FA944" wp14:editId="62076BC8">
            <wp:extent cx="5937885" cy="1769110"/>
            <wp:effectExtent l="0" t="0" r="571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0CF65" w14:textId="09170892" w:rsidR="00740568" w:rsidRPr="00740568" w:rsidRDefault="0074056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17 – Вкладка </w:t>
      </w:r>
      <w:r>
        <w:rPr>
          <w:rFonts w:ascii="Times New Roman" w:hAnsi="Times New Roman" w:cs="Times New Roman"/>
          <w:sz w:val="28"/>
          <w:szCs w:val="28"/>
          <w:lang w:val="en-US"/>
        </w:rPr>
        <w:t>Export as ZIP</w:t>
      </w:r>
    </w:p>
    <w:p w14:paraId="39095092" w14:textId="77777777" w:rsidR="00C06812" w:rsidRDefault="00C06812" w:rsidP="00C0681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Загрузка файла на сайт.</w:t>
      </w:r>
    </w:p>
    <w:p w14:paraId="3564CE07" w14:textId="77777777" w:rsidR="00871905" w:rsidRDefault="00871905" w:rsidP="0087190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Регистрируемся на сайте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резонита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740A5FA" w14:textId="77777777" w:rsidR="00871905" w:rsidRDefault="00871905" w:rsidP="0087190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Нажимаем список плат -</w:t>
      </w:r>
      <w:r w:rsidRPr="00871905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8719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Новый заказ </w:t>
      </w:r>
      <w:r w:rsidRPr="00871905">
        <w:rPr>
          <w:rFonts w:ascii="Times New Roman" w:hAnsi="Times New Roman" w:cs="Times New Roman"/>
          <w:sz w:val="28"/>
          <w:szCs w:val="28"/>
        </w:rPr>
        <w:t>-</w:t>
      </w:r>
      <w:r w:rsidRPr="00871905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8719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Загружаем гербер файл.</w:t>
      </w:r>
    </w:p>
    <w:p w14:paraId="062C53F2" w14:textId="7A52A1AD" w:rsidR="00871905" w:rsidRDefault="00871905" w:rsidP="0087190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Расставляем типы слоя </w:t>
      </w:r>
      <w:r w:rsidR="002A0093">
        <w:rPr>
          <w:rFonts w:ascii="Times New Roman" w:hAnsi="Times New Roman" w:cs="Times New Roman"/>
          <w:sz w:val="28"/>
          <w:szCs w:val="28"/>
        </w:rPr>
        <w:t>в соответствии с именем файла (Рис. 18)</w:t>
      </w:r>
    </w:p>
    <w:p w14:paraId="6D9D2295" w14:textId="77777777" w:rsidR="00871905" w:rsidRDefault="00871905" w:rsidP="00871905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Должно получиться так</w:t>
      </w:r>
    </w:p>
    <w:p w14:paraId="4044ACC2" w14:textId="77777777" w:rsidR="004C5CBE" w:rsidRDefault="004C5CBE" w:rsidP="002A009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93987F" wp14:editId="6BF612B3">
            <wp:extent cx="5872338" cy="30670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11033" cy="308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6B258" w14:textId="0FDFD17C" w:rsidR="002A0093" w:rsidRPr="002A0093" w:rsidRDefault="002A0093" w:rsidP="002A00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18 – Соотношение типов слоев с именами файлов</w:t>
      </w:r>
    </w:p>
    <w:p w14:paraId="25A4676B" w14:textId="77777777" w:rsidR="00C06812" w:rsidRDefault="004C5C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Нажимаем далее</w:t>
      </w:r>
    </w:p>
    <w:p w14:paraId="3371DE1B" w14:textId="77777777" w:rsidR="008C0827" w:rsidRDefault="004C5CB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FEFE33" wp14:editId="6C0ECAD7">
            <wp:extent cx="5432961" cy="369882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3125" cy="372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65C7" w14:textId="23283966" w:rsidR="002A0093" w:rsidRDefault="002A00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19 – Окно черновика заказа платы с предварительной ценой</w:t>
      </w:r>
    </w:p>
    <w:p w14:paraId="03104ACA" w14:textId="32627339" w:rsidR="004C5CBE" w:rsidRDefault="0009339F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Панелизация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C0827">
        <w:rPr>
          <w:rFonts w:ascii="Times New Roman" w:hAnsi="Times New Roman" w:cs="Times New Roman"/>
          <w:sz w:val="28"/>
          <w:szCs w:val="28"/>
        </w:rPr>
        <w:t>- создания листа, на котором размещено несколько однотипных плат.</w:t>
      </w:r>
    </w:p>
    <w:p w14:paraId="0B4EEC88" w14:textId="063FB1E8" w:rsidR="008C0827" w:rsidRDefault="008C082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98B698" wp14:editId="686BCDE5">
            <wp:extent cx="3887603" cy="1227994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7032" cy="125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B403A" w14:textId="21D38F11" w:rsidR="002A0093" w:rsidRPr="0009339F" w:rsidRDefault="002A00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20 – Окно выбора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панелизации</w:t>
      </w:r>
      <w:proofErr w:type="spellEnd"/>
    </w:p>
    <w:p w14:paraId="2311CAC0" w14:textId="77777777" w:rsidR="004C5CBE" w:rsidRDefault="004C5CBE">
      <w:pPr>
        <w:rPr>
          <w:rFonts w:ascii="Times New Roman" w:hAnsi="Times New Roman" w:cs="Times New Roman"/>
          <w:sz w:val="28"/>
          <w:szCs w:val="28"/>
        </w:rPr>
      </w:pPr>
    </w:p>
    <w:p w14:paraId="7C9BF766" w14:textId="625D655B" w:rsidR="004C5CBE" w:rsidRDefault="008C08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выборе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панелизации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можно расставить раскладку в панели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колличество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ширину и в длину.</w:t>
      </w:r>
    </w:p>
    <w:p w14:paraId="2EED5833" w14:textId="02EF5B5D" w:rsidR="008C0827" w:rsidRDefault="008C082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90B5EF" wp14:editId="4F16723D">
            <wp:extent cx="3289464" cy="2898455"/>
            <wp:effectExtent l="0" t="0" r="635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01223" cy="290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44FCC" w14:textId="6927F165" w:rsidR="002A0093" w:rsidRDefault="002A00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21 – Окно настройки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панелизации</w:t>
      </w:r>
      <w:proofErr w:type="spellEnd"/>
    </w:p>
    <w:p w14:paraId="07D57C48" w14:textId="77777777" w:rsidR="004C5CBE" w:rsidRDefault="004C5CBE">
      <w:pPr>
        <w:rPr>
          <w:rFonts w:ascii="Times New Roman" w:hAnsi="Times New Roman" w:cs="Times New Roman"/>
          <w:sz w:val="28"/>
          <w:szCs w:val="28"/>
        </w:rPr>
      </w:pPr>
    </w:p>
    <w:p w14:paraId="240D89EF" w14:textId="40078D50" w:rsidR="004C5CBE" w:rsidRDefault="008C08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дополнительных параметрах в</w:t>
      </w:r>
      <w:r w:rsidR="004C5CBE">
        <w:rPr>
          <w:rFonts w:ascii="Times New Roman" w:hAnsi="Times New Roman" w:cs="Times New Roman"/>
          <w:sz w:val="28"/>
          <w:szCs w:val="28"/>
        </w:rPr>
        <w:t>ыставляем данные согласно нашей плате</w:t>
      </w:r>
    </w:p>
    <w:p w14:paraId="36715D02" w14:textId="77777777" w:rsidR="004C5CBE" w:rsidRDefault="004C5CB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E30DE8D" wp14:editId="7DCD5972">
            <wp:extent cx="4506685" cy="4783628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35877" cy="481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8E2D" w14:textId="1859765E" w:rsidR="002A0093" w:rsidRDefault="002A00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22 – Окно выбора дополнительных параметров</w:t>
      </w:r>
    </w:p>
    <w:p w14:paraId="3609DEA2" w14:textId="77777777" w:rsidR="004C5CBE" w:rsidRDefault="004C5C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добавляем плату к заказу</w:t>
      </w:r>
    </w:p>
    <w:p w14:paraId="33AEBC94" w14:textId="752572CE" w:rsidR="004C5CBE" w:rsidRDefault="004C5C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Ее можно проверить на дополнительные ошибки</w:t>
      </w:r>
      <w:r w:rsidR="002A0093">
        <w:rPr>
          <w:rFonts w:ascii="Times New Roman" w:hAnsi="Times New Roman" w:cs="Times New Roman"/>
          <w:sz w:val="28"/>
          <w:szCs w:val="28"/>
        </w:rPr>
        <w:t xml:space="preserve"> (Рис. 23)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85376E" w14:textId="77777777" w:rsidR="004C5CBE" w:rsidRDefault="004C5CB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54D8E2" wp14:editId="11044241">
            <wp:extent cx="5385424" cy="2299814"/>
            <wp:effectExtent l="0" t="0" r="635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17242" cy="231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C4B2" w14:textId="249F1643" w:rsidR="002A0093" w:rsidRDefault="002A00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23 – Окно проверки плат на ошибки.</w:t>
      </w:r>
    </w:p>
    <w:p w14:paraId="7EAC639A" w14:textId="77777777" w:rsidR="00A35FF3" w:rsidRDefault="00A35F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Подобным образом создаются гербер файлы для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JLCpcb</w:t>
      </w:r>
      <w:proofErr w:type="spellEnd"/>
      <w:r w:rsidRPr="00A35F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pcbWAY</w:t>
      </w:r>
      <w:proofErr w:type="spellEnd"/>
      <w:r w:rsidRPr="00A35FF3">
        <w:rPr>
          <w:rFonts w:ascii="Times New Roman" w:hAnsi="Times New Roman" w:cs="Times New Roman"/>
          <w:sz w:val="28"/>
          <w:szCs w:val="28"/>
        </w:rPr>
        <w:t>.</w:t>
      </w:r>
    </w:p>
    <w:p w14:paraId="4550EC37" w14:textId="2AD1AEAB" w:rsidR="00966408" w:rsidRPr="00D6480E" w:rsidRDefault="00D70CB3" w:rsidP="0096640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B34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САМ процессор</w:t>
      </w:r>
      <w:r w:rsidR="0096640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66408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="00966408">
        <w:rPr>
          <w:rFonts w:ascii="Times New Roman" w:hAnsi="Times New Roman" w:cs="Times New Roman"/>
          <w:sz w:val="28"/>
          <w:szCs w:val="28"/>
          <w:lang w:val="en-US"/>
        </w:rPr>
        <w:t>JLCpcb</w:t>
      </w:r>
      <w:proofErr w:type="spellEnd"/>
      <w:r w:rsidR="0096640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25C9C447" w14:textId="77777777" w:rsidR="00740568" w:rsidRDefault="00D6480E" w:rsidP="00D6480E">
      <w:pPr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95EC808" wp14:editId="38D4C7D0">
            <wp:extent cx="2707574" cy="96060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48314" cy="1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480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FF4936C" wp14:editId="10B3ABBC">
            <wp:extent cx="2872225" cy="1772152"/>
            <wp:effectExtent l="0" t="0" r="444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77054" cy="183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480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D312909" wp14:editId="1B3CF715">
            <wp:extent cx="2707371" cy="166117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33235" cy="167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480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2D3F44E" wp14:editId="578696F1">
            <wp:extent cx="2921330" cy="179245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4034" cy="180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480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1C07EF2" wp14:editId="662757D5">
            <wp:extent cx="2734679" cy="1671501"/>
            <wp:effectExtent l="0" t="0" r="889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75075" cy="169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480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3E8B317" wp14:editId="7282F0FB">
            <wp:extent cx="2885374" cy="177409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19651" cy="179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241">
        <w:rPr>
          <w:noProof/>
          <w:lang w:eastAsia="ru-RU"/>
        </w:rPr>
        <w:drawing>
          <wp:inline distT="0" distB="0" distL="0" distR="0" wp14:anchorId="55C0AD0C" wp14:editId="3CB366FF">
            <wp:extent cx="2873828" cy="2015828"/>
            <wp:effectExtent l="0" t="0" r="3175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04658" cy="203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241" w:rsidRPr="00B02241">
        <w:rPr>
          <w:noProof/>
          <w:lang w:eastAsia="ru-RU"/>
        </w:rPr>
        <w:t xml:space="preserve"> </w:t>
      </w:r>
      <w:r w:rsidR="00B02241">
        <w:rPr>
          <w:noProof/>
          <w:lang w:eastAsia="ru-RU"/>
        </w:rPr>
        <w:drawing>
          <wp:inline distT="0" distB="0" distL="0" distR="0" wp14:anchorId="483DB882" wp14:editId="5B31E488">
            <wp:extent cx="2997521" cy="184785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35343" cy="187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241" w:rsidRPr="00B02241">
        <w:rPr>
          <w:noProof/>
          <w:lang w:eastAsia="ru-RU"/>
        </w:rPr>
        <w:t xml:space="preserve"> </w:t>
      </w:r>
      <w:r w:rsidR="00740568">
        <w:rPr>
          <w:noProof/>
          <w:lang w:val="en-US" w:eastAsia="ru-RU"/>
        </w:rPr>
        <w:t xml:space="preserve"> </w:t>
      </w:r>
    </w:p>
    <w:p w14:paraId="241928A6" w14:textId="487B9BD4" w:rsidR="00B02241" w:rsidRDefault="00B02241" w:rsidP="00D6480E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84F8357" wp14:editId="5EA129CB">
            <wp:extent cx="2885703" cy="1766895"/>
            <wp:effectExtent l="0" t="0" r="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01499" cy="177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224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6B89148" wp14:editId="7FB8DCEB">
            <wp:extent cx="2992581" cy="185024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23232" cy="18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020CC" w14:textId="1F406570" w:rsidR="00B02241" w:rsidRDefault="00B02241" w:rsidP="00D6480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480485E" wp14:editId="08EDD2DD">
            <wp:extent cx="2974081" cy="1750432"/>
            <wp:effectExtent l="0" t="0" r="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00080" cy="176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E6385" w14:textId="40F3D1BF" w:rsidR="005834FA" w:rsidRPr="005834FA" w:rsidRDefault="005834FA" w:rsidP="00D6480E">
      <w:pPr>
        <w:rPr>
          <w:noProof/>
          <w:lang w:eastAsia="ru-RU"/>
        </w:rPr>
      </w:pPr>
      <w:r>
        <w:rPr>
          <w:noProof/>
          <w:lang w:eastAsia="ru-RU"/>
        </w:rPr>
        <w:t xml:space="preserve">Рис. 24-34 – Настройки САМ процессорв для </w:t>
      </w:r>
      <w:r>
        <w:rPr>
          <w:noProof/>
          <w:lang w:val="en-US" w:eastAsia="ru-RU"/>
        </w:rPr>
        <w:t>JLCPCB</w:t>
      </w:r>
    </w:p>
    <w:p w14:paraId="0C068802" w14:textId="46D7AB07" w:rsidR="0009339F" w:rsidRPr="005834FA" w:rsidRDefault="0009339F" w:rsidP="0009339F">
      <w:pPr>
        <w:pStyle w:val="a3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 xml:space="preserve">Загрузка файла на сайт </w:t>
      </w:r>
      <w:r>
        <w:rPr>
          <w:noProof/>
          <w:lang w:val="en-US" w:eastAsia="ru-RU"/>
        </w:rPr>
        <w:t>JLC</w:t>
      </w:r>
    </w:p>
    <w:p w14:paraId="40167784" w14:textId="08ACDAB6" w:rsidR="0009339F" w:rsidRDefault="0009339F" w:rsidP="0009339F">
      <w:pPr>
        <w:pStyle w:val="a3"/>
        <w:rPr>
          <w:noProof/>
          <w:lang w:eastAsia="ru-RU"/>
        </w:rPr>
      </w:pPr>
      <w:r>
        <w:rPr>
          <w:noProof/>
          <w:lang w:eastAsia="ru-RU"/>
        </w:rPr>
        <w:t xml:space="preserve">Сайт иностраный соотвестсвенно для использования желателен </w:t>
      </w:r>
      <w:r>
        <w:rPr>
          <w:noProof/>
          <w:lang w:val="en-US" w:eastAsia="ru-RU"/>
        </w:rPr>
        <w:t>VPN</w:t>
      </w:r>
      <w:r w:rsidRPr="0009339F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или иностранный аккаунт </w:t>
      </w:r>
      <w:r>
        <w:rPr>
          <w:noProof/>
          <w:lang w:val="en-US" w:eastAsia="ru-RU"/>
        </w:rPr>
        <w:t>google</w:t>
      </w:r>
      <w:r>
        <w:rPr>
          <w:noProof/>
          <w:lang w:eastAsia="ru-RU"/>
        </w:rPr>
        <w:t>.</w:t>
      </w:r>
    </w:p>
    <w:p w14:paraId="3193A850" w14:textId="48561DA0" w:rsidR="0009339F" w:rsidRPr="007B34C2" w:rsidRDefault="0009339F" w:rsidP="0009339F">
      <w:pPr>
        <w:pStyle w:val="a3"/>
        <w:rPr>
          <w:noProof/>
          <w:lang w:eastAsia="ru-RU"/>
        </w:rPr>
      </w:pPr>
      <w:r>
        <w:rPr>
          <w:noProof/>
          <w:lang w:eastAsia="ru-RU"/>
        </w:rPr>
        <w:t xml:space="preserve">Нажимаем </w:t>
      </w:r>
      <w:r>
        <w:rPr>
          <w:noProof/>
          <w:lang w:val="en-US" w:eastAsia="ru-RU"/>
        </w:rPr>
        <w:t>add</w:t>
      </w:r>
      <w:r w:rsidRPr="007B34C2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new</w:t>
      </w:r>
      <w:r w:rsidRPr="007B34C2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item</w:t>
      </w:r>
    </w:p>
    <w:p w14:paraId="2ABB521A" w14:textId="1DC00AB3" w:rsidR="0009339F" w:rsidRPr="0009339F" w:rsidRDefault="0009339F" w:rsidP="0009339F">
      <w:pPr>
        <w:pStyle w:val="a3"/>
        <w:rPr>
          <w:noProof/>
          <w:lang w:eastAsia="ru-RU"/>
        </w:rPr>
      </w:pPr>
      <w:r>
        <w:rPr>
          <w:noProof/>
          <w:lang w:eastAsia="ru-RU"/>
        </w:rPr>
        <w:t xml:space="preserve">Перетаскиваем гербер файл в графу </w:t>
      </w:r>
      <w:r>
        <w:rPr>
          <w:noProof/>
          <w:lang w:val="en-US" w:eastAsia="ru-RU"/>
        </w:rPr>
        <w:t>add</w:t>
      </w:r>
      <w:r w:rsidRPr="0009339F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gerber</w:t>
      </w:r>
      <w:r w:rsidRPr="0009339F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file</w:t>
      </w:r>
    </w:p>
    <w:p w14:paraId="48C7381A" w14:textId="5862066F" w:rsidR="0009339F" w:rsidRDefault="004539BC" w:rsidP="005834F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39DA4FE" wp14:editId="5A3B4F7E">
            <wp:extent cx="3461257" cy="2113753"/>
            <wp:effectExtent l="0" t="0" r="6350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73873" cy="212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70B7" w14:textId="6A8F58EC" w:rsidR="005834FA" w:rsidRPr="005834FA" w:rsidRDefault="005834FA" w:rsidP="005834FA">
      <w:pPr>
        <w:rPr>
          <w:noProof/>
          <w:lang w:eastAsia="ru-RU"/>
        </w:rPr>
      </w:pPr>
      <w:r>
        <w:rPr>
          <w:noProof/>
          <w:lang w:eastAsia="ru-RU"/>
        </w:rPr>
        <w:t xml:space="preserve">Рис. 35 – Черновик заказа платы </w:t>
      </w:r>
    </w:p>
    <w:p w14:paraId="6E49D826" w14:textId="4B5A804E" w:rsidR="004539BC" w:rsidRDefault="005834FA" w:rsidP="005834FA">
      <w:pPr>
        <w:rPr>
          <w:noProof/>
          <w:lang w:eastAsia="ru-RU"/>
        </w:rPr>
      </w:pPr>
      <w:r>
        <w:rPr>
          <w:noProof/>
          <w:lang w:eastAsia="ru-RU"/>
        </w:rPr>
        <w:t>Тут мы так же можем у</w:t>
      </w:r>
      <w:r w:rsidR="004539BC">
        <w:rPr>
          <w:noProof/>
          <w:lang w:eastAsia="ru-RU"/>
        </w:rPr>
        <w:t xml:space="preserve">казать панелизацию. Для этого выбираем панель от </w:t>
      </w:r>
      <w:r w:rsidR="004539BC" w:rsidRPr="005834FA">
        <w:rPr>
          <w:noProof/>
          <w:lang w:val="en-US" w:eastAsia="ru-RU"/>
        </w:rPr>
        <w:t>JLCPCB</w:t>
      </w:r>
      <w:r w:rsidR="004539BC" w:rsidRPr="004539BC">
        <w:rPr>
          <w:noProof/>
          <w:lang w:eastAsia="ru-RU"/>
        </w:rPr>
        <w:t xml:space="preserve">. </w:t>
      </w:r>
    </w:p>
    <w:p w14:paraId="0FD36CB0" w14:textId="251FB864" w:rsidR="004539BC" w:rsidRDefault="004539BC" w:rsidP="005834FA">
      <w:pPr>
        <w:rPr>
          <w:noProof/>
          <w:lang w:eastAsia="ru-RU"/>
        </w:rPr>
      </w:pPr>
      <w:r>
        <w:rPr>
          <w:noProof/>
          <w:lang w:eastAsia="ru-RU"/>
        </w:rPr>
        <w:t>Указываем количество в колонке и столбце.</w:t>
      </w:r>
    </w:p>
    <w:p w14:paraId="4CF1906C" w14:textId="1B2D11D8" w:rsidR="004539BC" w:rsidRDefault="004539BC" w:rsidP="005834FA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B124431" wp14:editId="02110A03">
            <wp:extent cx="4151264" cy="1203445"/>
            <wp:effectExtent l="0" t="0" r="190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01597" cy="121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1257" w14:textId="172F85C4" w:rsidR="005834FA" w:rsidRPr="004539BC" w:rsidRDefault="005834FA" w:rsidP="005834FA">
      <w:pPr>
        <w:rPr>
          <w:noProof/>
          <w:lang w:eastAsia="ru-RU"/>
        </w:rPr>
      </w:pPr>
      <w:r>
        <w:rPr>
          <w:noProof/>
          <w:lang w:eastAsia="ru-RU"/>
        </w:rPr>
        <w:t>Рис. 36 – Настройки панелизации</w:t>
      </w:r>
    </w:p>
    <w:p w14:paraId="61596E6B" w14:textId="36B97684" w:rsidR="00D6480E" w:rsidRDefault="00BC5AD1" w:rsidP="00D6480E">
      <w:pPr>
        <w:rPr>
          <w:noProof/>
          <w:lang w:eastAsia="ru-RU"/>
        </w:rPr>
      </w:pPr>
      <w:r>
        <w:rPr>
          <w:noProof/>
          <w:lang w:eastAsia="ru-RU"/>
        </w:rPr>
        <w:t>Т.Х. платы расставляем согласно Т.Х. нашей платы</w:t>
      </w:r>
    </w:p>
    <w:p w14:paraId="17664CE3" w14:textId="0AD78382" w:rsidR="00D6480E" w:rsidRDefault="00BC5AD1" w:rsidP="00D6480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8DCC050" wp14:editId="56D1F49E">
            <wp:extent cx="3881993" cy="883875"/>
            <wp:effectExtent l="0" t="0" r="444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58298" cy="90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71FE" w14:textId="6B68097F" w:rsidR="005834FA" w:rsidRDefault="005834FA" w:rsidP="00D6480E">
      <w:pPr>
        <w:rPr>
          <w:noProof/>
          <w:lang w:eastAsia="ru-RU"/>
        </w:rPr>
      </w:pPr>
      <w:r>
        <w:rPr>
          <w:noProof/>
          <w:lang w:eastAsia="ru-RU"/>
        </w:rPr>
        <w:t>Рис . 37 – Настройки технических характеристик платы</w:t>
      </w:r>
    </w:p>
    <w:p w14:paraId="15DF8F7C" w14:textId="087E781B" w:rsidR="00BC5AD1" w:rsidRDefault="00BC5AD1" w:rsidP="00D6480E">
      <w:pPr>
        <w:rPr>
          <w:noProof/>
          <w:lang w:eastAsia="ru-RU"/>
        </w:rPr>
      </w:pPr>
      <w:r>
        <w:rPr>
          <w:noProof/>
          <w:lang w:eastAsia="ru-RU"/>
        </w:rPr>
        <w:t>Т.Х. ниже ставим следующим образом</w:t>
      </w:r>
    </w:p>
    <w:p w14:paraId="76D2636B" w14:textId="12F3B5BF" w:rsidR="00BC5AD1" w:rsidRDefault="00BC5AD1" w:rsidP="00D6480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A901656" wp14:editId="647377F0">
            <wp:extent cx="4493924" cy="2190998"/>
            <wp:effectExtent l="0" t="0" r="190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03223" cy="219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8518" w14:textId="41060554" w:rsidR="005834FA" w:rsidRDefault="005834FA" w:rsidP="00D6480E">
      <w:pPr>
        <w:rPr>
          <w:noProof/>
          <w:lang w:eastAsia="ru-RU"/>
        </w:rPr>
      </w:pPr>
      <w:r>
        <w:rPr>
          <w:noProof/>
          <w:lang w:eastAsia="ru-RU"/>
        </w:rPr>
        <w:t>Рис. 38 – Настройки технических характеристик</w:t>
      </w:r>
    </w:p>
    <w:p w14:paraId="395A7E5F" w14:textId="2E1017DD" w:rsidR="00D6480E" w:rsidRDefault="00BC5AD1" w:rsidP="00D648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получаем цену за плату.</w:t>
      </w:r>
    </w:p>
    <w:p w14:paraId="08EDFA32" w14:textId="3135BBB5" w:rsidR="00BC5AD1" w:rsidRDefault="00BC5AD1" w:rsidP="00D6480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1F63F66" wp14:editId="1F2CA96B">
            <wp:extent cx="2158930" cy="3119057"/>
            <wp:effectExtent l="0" t="0" r="0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73137" cy="313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373B" w14:textId="26A9B5BB" w:rsidR="005834FA" w:rsidRPr="004275DE" w:rsidRDefault="005834FA" w:rsidP="00D648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39 </w:t>
      </w:r>
      <w:r w:rsidR="004275D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275DE">
        <w:rPr>
          <w:rFonts w:ascii="Times New Roman" w:hAnsi="Times New Roman" w:cs="Times New Roman"/>
          <w:sz w:val="28"/>
          <w:szCs w:val="28"/>
        </w:rPr>
        <w:t xml:space="preserve">Цена за плату на </w:t>
      </w:r>
      <w:r w:rsidR="004275DE">
        <w:rPr>
          <w:rFonts w:ascii="Times New Roman" w:hAnsi="Times New Roman" w:cs="Times New Roman"/>
          <w:sz w:val="28"/>
          <w:szCs w:val="28"/>
          <w:lang w:val="en-US"/>
        </w:rPr>
        <w:t>JLCPCB</w:t>
      </w:r>
    </w:p>
    <w:p w14:paraId="3A510AC8" w14:textId="77777777" w:rsidR="00740568" w:rsidRDefault="00740568" w:rsidP="00D648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всех настроек нажимаем «Сохранить в корзину».</w:t>
      </w:r>
    </w:p>
    <w:p w14:paraId="756ED08A" w14:textId="79855470" w:rsidR="00BC5AD1" w:rsidRDefault="00740568" w:rsidP="00D648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</w:t>
      </w:r>
      <w:r w:rsidR="00BC5AD1">
        <w:rPr>
          <w:rFonts w:ascii="Times New Roman" w:hAnsi="Times New Roman" w:cs="Times New Roman"/>
          <w:sz w:val="28"/>
          <w:szCs w:val="28"/>
        </w:rPr>
        <w:t xml:space="preserve">ена указана с учетом праздничной скидки и другого количества плат без </w:t>
      </w:r>
      <w:proofErr w:type="spellStart"/>
      <w:r w:rsidR="00BC5AD1">
        <w:rPr>
          <w:rFonts w:ascii="Times New Roman" w:hAnsi="Times New Roman" w:cs="Times New Roman"/>
          <w:sz w:val="28"/>
          <w:szCs w:val="28"/>
        </w:rPr>
        <w:t>панелизации</w:t>
      </w:r>
      <w:proofErr w:type="spellEnd"/>
      <w:r w:rsidR="00BC5AD1">
        <w:rPr>
          <w:rFonts w:ascii="Times New Roman" w:hAnsi="Times New Roman" w:cs="Times New Roman"/>
          <w:sz w:val="28"/>
          <w:szCs w:val="28"/>
        </w:rPr>
        <w:t>)</w:t>
      </w:r>
    </w:p>
    <w:p w14:paraId="298234AA" w14:textId="732AF39B" w:rsidR="00BC5AD1" w:rsidRDefault="00BC5AD1" w:rsidP="00D6480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D067BC" wp14:editId="69468C10">
            <wp:extent cx="5184355" cy="1913584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00467" cy="191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D9EE6" w14:textId="6BCD9DDC" w:rsidR="004275DE" w:rsidRPr="004275DE" w:rsidRDefault="004275DE" w:rsidP="00D6480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40 – Корзина на </w:t>
      </w:r>
      <w:r>
        <w:rPr>
          <w:rFonts w:ascii="Times New Roman" w:hAnsi="Times New Roman" w:cs="Times New Roman"/>
          <w:sz w:val="28"/>
          <w:szCs w:val="28"/>
          <w:lang w:val="en-US"/>
        </w:rPr>
        <w:t>JLCPCB</w:t>
      </w:r>
    </w:p>
    <w:p w14:paraId="527827A4" w14:textId="63CD888D" w:rsidR="00BC5AD1" w:rsidRDefault="00D70CB3" w:rsidP="00D70CB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САМ процессор для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PcbWay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EFC78A4" w14:textId="79104E56" w:rsidR="00D70CB3" w:rsidRDefault="00D70CB3" w:rsidP="00D70CB3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E78E139" wp14:editId="1A6397C5">
            <wp:extent cx="2719449" cy="1677020"/>
            <wp:effectExtent l="0" t="0" r="508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30472" cy="180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0CB3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B6044F1" wp14:editId="3E072BE4">
            <wp:extent cx="3088735" cy="168287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18605" cy="169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4F23" w14:textId="52DE8954" w:rsidR="00292A5B" w:rsidRDefault="00292A5B" w:rsidP="00D70CB3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7B1C0CD" wp14:editId="24971521">
            <wp:extent cx="2838202" cy="1710809"/>
            <wp:effectExtent l="0" t="0" r="635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82556" cy="173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A5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0A4EEA6" wp14:editId="56305148">
            <wp:extent cx="2778826" cy="1874038"/>
            <wp:effectExtent l="0" t="0" r="254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44098" cy="191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A5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16AC29D" wp14:editId="09866144">
            <wp:extent cx="2937381" cy="1787236"/>
            <wp:effectExtent l="0" t="0" r="0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71856" cy="180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A5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973F128" wp14:editId="0CDB3804">
            <wp:extent cx="2956955" cy="179155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68015" cy="179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8B0B" w14:textId="702B4B65" w:rsidR="00292A5B" w:rsidRDefault="00292A5B" w:rsidP="00D70CB3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28FD475" wp14:editId="3B91931C">
            <wp:extent cx="2927267" cy="1769815"/>
            <wp:effectExtent l="0" t="0" r="6985" b="190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56493" cy="178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A5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5F8B801" wp14:editId="13656856">
            <wp:extent cx="2885704" cy="1767822"/>
            <wp:effectExtent l="0" t="0" r="0" b="44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08402" cy="178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34BE" w14:textId="76F96D32" w:rsidR="00292A5B" w:rsidRDefault="00292A5B" w:rsidP="00D70CB3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E2DE53D" wp14:editId="20C4C57C">
            <wp:extent cx="2903516" cy="1785251"/>
            <wp:effectExtent l="0" t="0" r="0" b="571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34734" cy="180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A5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01A7E70" wp14:editId="1A839301">
            <wp:extent cx="2968831" cy="1747341"/>
            <wp:effectExtent l="0" t="0" r="3175" b="571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75216" cy="175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E03B" w14:textId="0A702AB3" w:rsidR="004275DE" w:rsidRPr="004275DE" w:rsidRDefault="004275DE" w:rsidP="00D70CB3">
      <w:pPr>
        <w:rPr>
          <w:noProof/>
          <w:lang w:eastAsia="ru-RU"/>
        </w:rPr>
      </w:pPr>
      <w:r>
        <w:rPr>
          <w:noProof/>
          <w:lang w:eastAsia="ru-RU"/>
        </w:rPr>
        <w:t xml:space="preserve">Рис. 41-50 – Настройки САМ процессора для </w:t>
      </w:r>
      <w:r>
        <w:rPr>
          <w:noProof/>
          <w:lang w:val="en-US" w:eastAsia="ru-RU"/>
        </w:rPr>
        <w:t>PCBWAY</w:t>
      </w:r>
    </w:p>
    <w:p w14:paraId="13022FE4" w14:textId="7EBC9D0C" w:rsidR="00292A5B" w:rsidRDefault="00292A5B" w:rsidP="00292A5B">
      <w:pPr>
        <w:pStyle w:val="a3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 xml:space="preserve">Загрузка гербер файла на сайт </w:t>
      </w:r>
      <w:r>
        <w:rPr>
          <w:noProof/>
          <w:lang w:val="en-US" w:eastAsia="ru-RU"/>
        </w:rPr>
        <w:t>PCBWay</w:t>
      </w:r>
      <w:r>
        <w:rPr>
          <w:noProof/>
          <w:lang w:eastAsia="ru-RU"/>
        </w:rPr>
        <w:t>.</w:t>
      </w:r>
    </w:p>
    <w:p w14:paraId="32DA60B4" w14:textId="0C22C416" w:rsidR="00292A5B" w:rsidRDefault="00292A5B" w:rsidP="00292A5B">
      <w:pPr>
        <w:rPr>
          <w:noProof/>
          <w:lang w:eastAsia="ru-RU"/>
        </w:rPr>
      </w:pPr>
      <w:r>
        <w:rPr>
          <w:noProof/>
          <w:lang w:eastAsia="ru-RU"/>
        </w:rPr>
        <w:t>На сайте на</w:t>
      </w:r>
      <w:r w:rsidR="004275DE">
        <w:rPr>
          <w:noProof/>
          <w:lang w:eastAsia="ru-RU"/>
        </w:rPr>
        <w:t>ж</w:t>
      </w:r>
      <w:r>
        <w:rPr>
          <w:noProof/>
          <w:lang w:eastAsia="ru-RU"/>
        </w:rPr>
        <w:t xml:space="preserve">имаем на прототип печатной платы. </w:t>
      </w:r>
    </w:p>
    <w:p w14:paraId="6665C1EF" w14:textId="2AA21004" w:rsidR="00292A5B" w:rsidRDefault="00292A5B" w:rsidP="00292A5B">
      <w:pPr>
        <w:rPr>
          <w:noProof/>
          <w:lang w:eastAsia="ru-RU"/>
        </w:rPr>
      </w:pPr>
      <w:r>
        <w:rPr>
          <w:noProof/>
          <w:lang w:eastAsia="ru-RU"/>
        </w:rPr>
        <w:t xml:space="preserve">Выбираем </w:t>
      </w:r>
      <w:r>
        <w:rPr>
          <w:noProof/>
          <w:lang w:val="en-US" w:eastAsia="ru-RU"/>
        </w:rPr>
        <w:t>Quick</w:t>
      </w:r>
      <w:r w:rsidRPr="00292A5B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order</w:t>
      </w:r>
      <w:r w:rsidRPr="00292A5B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pcb</w:t>
      </w:r>
      <w:r w:rsidRPr="00292A5B">
        <w:rPr>
          <w:noProof/>
          <w:lang w:eastAsia="ru-RU"/>
        </w:rPr>
        <w:t xml:space="preserve"> (</w:t>
      </w:r>
      <w:r>
        <w:rPr>
          <w:noProof/>
          <w:lang w:eastAsia="ru-RU"/>
        </w:rPr>
        <w:t>быстрый заказ печатной платы).</w:t>
      </w:r>
    </w:p>
    <w:p w14:paraId="264D288B" w14:textId="1F931B68" w:rsidR="00292A5B" w:rsidRDefault="00292A5B" w:rsidP="00292A5B">
      <w:pPr>
        <w:rPr>
          <w:noProof/>
          <w:lang w:eastAsia="ru-RU"/>
        </w:rPr>
      </w:pPr>
      <w:r>
        <w:rPr>
          <w:noProof/>
          <w:lang w:eastAsia="ru-RU"/>
        </w:rPr>
        <w:t>Добавляем гербер файл</w:t>
      </w:r>
    </w:p>
    <w:p w14:paraId="540F1532" w14:textId="561EF206" w:rsidR="00292A5B" w:rsidRDefault="00292A5B" w:rsidP="00292A5B">
      <w:pPr>
        <w:rPr>
          <w:rFonts w:cstheme="minorHAnsi"/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C37A85E" wp14:editId="56C8D95C">
            <wp:extent cx="3966006" cy="183441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89099" cy="184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362B" w14:textId="7F5DBBCC" w:rsidR="004275DE" w:rsidRPr="004275DE" w:rsidRDefault="004275DE" w:rsidP="00292A5B">
      <w:pPr>
        <w:rPr>
          <w:rFonts w:cstheme="minorHAnsi"/>
          <w:noProof/>
          <w:lang w:eastAsia="ru-RU"/>
        </w:rPr>
      </w:pPr>
      <w:r>
        <w:rPr>
          <w:rFonts w:cstheme="minorHAnsi"/>
          <w:noProof/>
          <w:lang w:eastAsia="ru-RU"/>
        </w:rPr>
        <w:t xml:space="preserve">Рис. 51 – Черновик заказа платы на </w:t>
      </w:r>
      <w:r>
        <w:rPr>
          <w:rFonts w:cstheme="minorHAnsi"/>
          <w:noProof/>
          <w:lang w:val="en-US" w:eastAsia="ru-RU"/>
        </w:rPr>
        <w:t>PCBWAY</w:t>
      </w:r>
    </w:p>
    <w:p w14:paraId="16AB1E56" w14:textId="4D37F6F9" w:rsidR="00292A5B" w:rsidRDefault="004751DF" w:rsidP="00D70CB3">
      <w:pPr>
        <w:rPr>
          <w:noProof/>
          <w:lang w:eastAsia="ru-RU"/>
        </w:rPr>
      </w:pPr>
      <w:r>
        <w:rPr>
          <w:noProof/>
          <w:lang w:eastAsia="ru-RU"/>
        </w:rPr>
        <w:t xml:space="preserve">Так же расставляем Т.Х. </w:t>
      </w:r>
    </w:p>
    <w:p w14:paraId="770A7C74" w14:textId="6DCBCEAB" w:rsidR="004751DF" w:rsidRDefault="004751DF" w:rsidP="00D70CB3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EC4670A" wp14:editId="53A7DEDB">
            <wp:extent cx="2961983" cy="2860664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82693" cy="28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A849C" w14:textId="132AF1E4" w:rsidR="004275DE" w:rsidRDefault="004275DE" w:rsidP="00D70CB3">
      <w:pPr>
        <w:rPr>
          <w:noProof/>
          <w:lang w:eastAsia="ru-RU"/>
        </w:rPr>
      </w:pPr>
      <w:r>
        <w:rPr>
          <w:noProof/>
          <w:lang w:eastAsia="ru-RU"/>
        </w:rPr>
        <w:t>Рис. 52 – Технические характеристики платы</w:t>
      </w:r>
    </w:p>
    <w:p w14:paraId="7C5C2609" w14:textId="556457FF" w:rsidR="004751DF" w:rsidRDefault="004751DF" w:rsidP="00D70CB3">
      <w:pPr>
        <w:rPr>
          <w:noProof/>
          <w:lang w:eastAsia="ru-RU"/>
        </w:rPr>
      </w:pPr>
      <w:r>
        <w:rPr>
          <w:noProof/>
          <w:lang w:eastAsia="ru-RU"/>
        </w:rPr>
        <w:t>Получаем цену за плату.</w:t>
      </w:r>
    </w:p>
    <w:p w14:paraId="0590C28F" w14:textId="14AE9E06" w:rsidR="004751DF" w:rsidRDefault="004751DF" w:rsidP="00D70CB3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9F11829" wp14:editId="6C9B22A6">
            <wp:extent cx="1739043" cy="2751322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60442" cy="278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8381" w14:textId="0DED8220" w:rsidR="004275DE" w:rsidRPr="004275DE" w:rsidRDefault="004275DE" w:rsidP="00D70CB3">
      <w:pPr>
        <w:rPr>
          <w:noProof/>
          <w:lang w:eastAsia="ru-RU"/>
        </w:rPr>
      </w:pPr>
      <w:r>
        <w:rPr>
          <w:noProof/>
          <w:lang w:eastAsia="ru-RU"/>
        </w:rPr>
        <w:t xml:space="preserve">Рис. 53 – цена за плату на </w:t>
      </w:r>
      <w:r>
        <w:rPr>
          <w:noProof/>
          <w:lang w:val="en-US" w:eastAsia="ru-RU"/>
        </w:rPr>
        <w:t>PCBWAY</w:t>
      </w:r>
    </w:p>
    <w:p w14:paraId="6EB14577" w14:textId="74A2CE8D" w:rsidR="004751DF" w:rsidRDefault="004751DF" w:rsidP="00D70CB3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На этом сайте можно выбрать фирму доставки, где указаны сроки и цена доставки.</w:t>
      </w:r>
    </w:p>
    <w:p w14:paraId="7DE6F0D1" w14:textId="77777777" w:rsidR="004751DF" w:rsidRDefault="004751DF" w:rsidP="00D70CB3">
      <w:pPr>
        <w:rPr>
          <w:noProof/>
          <w:lang w:eastAsia="ru-RU"/>
        </w:rPr>
      </w:pPr>
    </w:p>
    <w:p w14:paraId="1FB17937" w14:textId="6136EA86" w:rsidR="004751DF" w:rsidRDefault="004751DF" w:rsidP="00D70CB3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2CFF77D" wp14:editId="015907C9">
            <wp:extent cx="3479470" cy="2432468"/>
            <wp:effectExtent l="0" t="0" r="6985" b="63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98063" cy="244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B281" w14:textId="178F461C" w:rsidR="004275DE" w:rsidRDefault="007867AF" w:rsidP="00D70CB3">
      <w:pPr>
        <w:rPr>
          <w:noProof/>
          <w:lang w:eastAsia="ru-RU"/>
        </w:rPr>
      </w:pPr>
      <w:r>
        <w:rPr>
          <w:noProof/>
          <w:lang w:eastAsia="ru-RU"/>
        </w:rPr>
        <w:t>Рис. 54 – Выбор фирмы доставки.</w:t>
      </w:r>
    </w:p>
    <w:p w14:paraId="72F5E026" w14:textId="6AFFB195" w:rsidR="00073A04" w:rsidRDefault="00073A04" w:rsidP="00073A04">
      <w:pPr>
        <w:pStyle w:val="a3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>Заказ с расстановкой.</w:t>
      </w:r>
    </w:p>
    <w:p w14:paraId="512DF43D" w14:textId="458A1F97" w:rsidR="00073A04" w:rsidRDefault="00073A04" w:rsidP="00073A04">
      <w:pPr>
        <w:rPr>
          <w:noProof/>
          <w:lang w:eastAsia="ru-RU"/>
        </w:rPr>
      </w:pPr>
      <w:r>
        <w:rPr>
          <w:noProof/>
          <w:lang w:eastAsia="ru-RU"/>
        </w:rPr>
        <w:t>Помимо простой платы можно заказать плату с припаянными деталями.</w:t>
      </w:r>
    </w:p>
    <w:p w14:paraId="18105499" w14:textId="03D75B31" w:rsidR="00073A04" w:rsidRDefault="00073A04" w:rsidP="00073A04">
      <w:pPr>
        <w:rPr>
          <w:noProof/>
          <w:lang w:eastAsia="ru-RU"/>
        </w:rPr>
      </w:pPr>
      <w:r>
        <w:rPr>
          <w:noProof/>
          <w:lang w:eastAsia="ru-RU"/>
        </w:rPr>
        <w:t>Для этого нужносоздать следующие файлы:</w:t>
      </w:r>
    </w:p>
    <w:p w14:paraId="6349BDD3" w14:textId="6250FE13" w:rsidR="00073A04" w:rsidRDefault="00073A04" w:rsidP="00073A04">
      <w:pPr>
        <w:pStyle w:val="a3"/>
        <w:numPr>
          <w:ilvl w:val="0"/>
          <w:numId w:val="5"/>
        </w:numPr>
        <w:rPr>
          <w:noProof/>
          <w:lang w:eastAsia="ru-RU"/>
        </w:rPr>
      </w:pPr>
      <w:r>
        <w:rPr>
          <w:noProof/>
          <w:lang w:eastAsia="ru-RU"/>
        </w:rPr>
        <w:t>Бом лист с перечнем комплектующих</w:t>
      </w:r>
    </w:p>
    <w:p w14:paraId="58300D6C" w14:textId="29C7B108" w:rsidR="00073A04" w:rsidRDefault="00073A04" w:rsidP="00073A04">
      <w:pPr>
        <w:rPr>
          <w:noProof/>
          <w:lang w:eastAsia="ru-RU"/>
        </w:rPr>
      </w:pPr>
      <w:r>
        <w:rPr>
          <w:noProof/>
          <w:lang w:eastAsia="ru-RU"/>
        </w:rPr>
        <w:t xml:space="preserve">Открываем файл печатной платы активирум </w:t>
      </w:r>
      <w:r>
        <w:rPr>
          <w:noProof/>
          <w:lang w:val="en-US" w:eastAsia="ru-RU"/>
        </w:rPr>
        <w:t>ULP</w:t>
      </w:r>
      <w:r w:rsidRPr="00073A04">
        <w:rPr>
          <w:noProof/>
          <w:lang w:eastAsia="ru-RU"/>
        </w:rPr>
        <w:t xml:space="preserve"> (</w:t>
      </w:r>
      <w:r>
        <w:rPr>
          <w:noProof/>
          <w:lang w:eastAsia="ru-RU"/>
        </w:rPr>
        <w:t>Смотреть Рис. 55)</w:t>
      </w:r>
      <w:r w:rsidRPr="00073A04">
        <w:rPr>
          <w:noProof/>
          <w:lang w:eastAsia="ru-RU"/>
        </w:rPr>
        <w:t>.</w:t>
      </w:r>
    </w:p>
    <w:p w14:paraId="6CDF4A4F" w14:textId="2CE2E424" w:rsidR="00073A04" w:rsidRDefault="00B90554" w:rsidP="00073A04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04E2844" wp14:editId="5EC4544D">
            <wp:extent cx="5936615" cy="3187065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70E93" w14:textId="2748C34F" w:rsidR="00B90554" w:rsidRPr="00B90554" w:rsidRDefault="00B90554" w:rsidP="00073A04">
      <w:pPr>
        <w:rPr>
          <w:noProof/>
          <w:lang w:eastAsia="ru-RU"/>
        </w:rPr>
      </w:pPr>
      <w:r>
        <w:rPr>
          <w:noProof/>
          <w:lang w:eastAsia="ru-RU"/>
        </w:rPr>
        <w:t xml:space="preserve">Рис. 55 – Значек </w:t>
      </w:r>
      <w:r>
        <w:rPr>
          <w:noProof/>
          <w:lang w:val="en-US" w:eastAsia="ru-RU"/>
        </w:rPr>
        <w:t>ULP</w:t>
      </w:r>
    </w:p>
    <w:p w14:paraId="2D7974BC" w14:textId="5FA9A63A" w:rsidR="00B90554" w:rsidRPr="0013384D" w:rsidRDefault="00B90554" w:rsidP="00073A04">
      <w:pPr>
        <w:rPr>
          <w:noProof/>
          <w:lang w:eastAsia="ru-RU"/>
        </w:rPr>
      </w:pPr>
      <w:r>
        <w:rPr>
          <w:noProof/>
          <w:lang w:eastAsia="ru-RU"/>
        </w:rPr>
        <w:t xml:space="preserve">Выбираем директрий </w:t>
      </w:r>
      <w:r>
        <w:rPr>
          <w:noProof/>
          <w:lang w:val="en-US" w:eastAsia="ru-RU"/>
        </w:rPr>
        <w:t>Bom</w:t>
      </w:r>
    </w:p>
    <w:p w14:paraId="7E7167D7" w14:textId="116B6524" w:rsidR="00B90554" w:rsidRDefault="00B90554" w:rsidP="00073A04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E16FC54" wp14:editId="2EF1E859">
            <wp:extent cx="5418455" cy="20199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845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3E281" w14:textId="03B671D0" w:rsidR="00B90554" w:rsidRPr="00B90554" w:rsidRDefault="00B90554" w:rsidP="00073A04">
      <w:pPr>
        <w:rPr>
          <w:noProof/>
          <w:lang w:eastAsia="ru-RU"/>
        </w:rPr>
      </w:pPr>
      <w:r>
        <w:rPr>
          <w:noProof/>
          <w:lang w:eastAsia="ru-RU"/>
        </w:rPr>
        <w:t xml:space="preserve">Рис. 56 – Директорий </w:t>
      </w:r>
      <w:r>
        <w:rPr>
          <w:noProof/>
          <w:lang w:val="en-US" w:eastAsia="ru-RU"/>
        </w:rPr>
        <w:t>Bom</w:t>
      </w:r>
      <w:r w:rsidRPr="00B90554">
        <w:rPr>
          <w:noProof/>
          <w:lang w:eastAsia="ru-RU"/>
        </w:rPr>
        <w:t>.</w:t>
      </w:r>
    </w:p>
    <w:p w14:paraId="73784362" w14:textId="1AE705F9" w:rsidR="00FD3AEE" w:rsidRDefault="00B90554" w:rsidP="00073A04">
      <w:pPr>
        <w:rPr>
          <w:noProof/>
          <w:lang w:eastAsia="ru-RU"/>
        </w:rPr>
      </w:pPr>
      <w:r>
        <w:rPr>
          <w:noProof/>
          <w:lang w:eastAsia="ru-RU"/>
        </w:rPr>
        <w:t xml:space="preserve">После этого создадутся 2 файла формата </w:t>
      </w:r>
      <w:r>
        <w:rPr>
          <w:noProof/>
          <w:lang w:val="en-US" w:eastAsia="ru-RU"/>
        </w:rPr>
        <w:t>exel</w:t>
      </w:r>
      <w:r>
        <w:rPr>
          <w:noProof/>
          <w:lang w:eastAsia="ru-RU"/>
        </w:rPr>
        <w:t>. В одном располагается список комплектующих с их названями, значениями и корпусами. Во втором файле располагается ротация комплектующих на плате.</w:t>
      </w:r>
    </w:p>
    <w:p w14:paraId="2BDCE4AC" w14:textId="127A2A57" w:rsidR="00FD3AEE" w:rsidRDefault="00FD3AEE" w:rsidP="00073A04">
      <w:pPr>
        <w:rPr>
          <w:noProof/>
          <w:lang w:eastAsia="ru-RU"/>
        </w:rPr>
      </w:pPr>
      <w:r>
        <w:rPr>
          <w:noProof/>
          <w:lang w:eastAsia="ru-RU"/>
        </w:rPr>
        <w:t>Следует отредактировать таблицу, чтобы она была читабельной, например как на рисунке 57.</w:t>
      </w:r>
    </w:p>
    <w:p w14:paraId="4141C047" w14:textId="58B981C6" w:rsidR="00FD3AEE" w:rsidRDefault="00FD3AEE" w:rsidP="00073A04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FB48010" wp14:editId="291F25CF">
            <wp:extent cx="5940425" cy="352933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A41CE" w14:textId="4FA5CF6C" w:rsidR="00FD3AEE" w:rsidRPr="00FD3AEE" w:rsidRDefault="00FD3AEE" w:rsidP="00073A04">
      <w:pPr>
        <w:rPr>
          <w:noProof/>
          <w:lang w:eastAsia="ru-RU"/>
        </w:rPr>
      </w:pPr>
      <w:r>
        <w:rPr>
          <w:noProof/>
          <w:lang w:eastAsia="ru-RU"/>
        </w:rPr>
        <w:t>Рис. 57 – Бом лист</w:t>
      </w:r>
    </w:p>
    <w:p w14:paraId="723A5499" w14:textId="53DD13B4" w:rsidR="00073A04" w:rsidRDefault="00073A04" w:rsidP="00073A04">
      <w:pPr>
        <w:pStyle w:val="a3"/>
        <w:numPr>
          <w:ilvl w:val="0"/>
          <w:numId w:val="5"/>
        </w:numPr>
        <w:rPr>
          <w:noProof/>
          <w:lang w:eastAsia="ru-RU"/>
        </w:rPr>
      </w:pPr>
      <w:r>
        <w:rPr>
          <w:noProof/>
          <w:lang w:eastAsia="ru-RU"/>
        </w:rPr>
        <w:t>Сборочный чертеж</w:t>
      </w:r>
    </w:p>
    <w:p w14:paraId="409F04D8" w14:textId="78AD6DD7" w:rsidR="006C039D" w:rsidRDefault="006C039D" w:rsidP="006C039D">
      <w:pPr>
        <w:rPr>
          <w:noProof/>
          <w:lang w:eastAsia="ru-RU"/>
        </w:rPr>
      </w:pPr>
      <w:r>
        <w:rPr>
          <w:noProof/>
          <w:lang w:eastAsia="ru-RU"/>
        </w:rPr>
        <w:t>Для того чтобы робот на заводе смог понять куда какую деталь припаивать, следует создать чертеж с конкретным расположением каждой детали.</w:t>
      </w:r>
    </w:p>
    <w:p w14:paraId="11B21A73" w14:textId="3D973B67" w:rsidR="006C039D" w:rsidRDefault="006C039D" w:rsidP="006C039D">
      <w:pPr>
        <w:rPr>
          <w:noProof/>
          <w:lang w:eastAsia="ru-RU"/>
        </w:rPr>
      </w:pPr>
      <w:r>
        <w:rPr>
          <w:noProof/>
          <w:lang w:eastAsia="ru-RU"/>
        </w:rPr>
        <w:t>Для этого открываем файл с платой и редактируем видимость слоев. Оставляем следующие слои:</w:t>
      </w:r>
    </w:p>
    <w:p w14:paraId="6DCEBB40" w14:textId="554A8355" w:rsidR="006C039D" w:rsidRPr="00FD3AEE" w:rsidRDefault="006C039D" w:rsidP="006C039D">
      <w:pPr>
        <w:rPr>
          <w:noProof/>
          <w:lang w:eastAsia="ru-RU"/>
        </w:rPr>
      </w:pPr>
      <w:r>
        <w:rPr>
          <w:noProof/>
          <w:lang w:val="en-US" w:eastAsia="ru-RU"/>
        </w:rPr>
        <w:t>Pads</w:t>
      </w:r>
      <w:r w:rsidRPr="00FD3AEE">
        <w:rPr>
          <w:noProof/>
          <w:lang w:eastAsia="ru-RU"/>
        </w:rPr>
        <w:t xml:space="preserve">, </w:t>
      </w:r>
      <w:r>
        <w:rPr>
          <w:noProof/>
          <w:lang w:val="en-US" w:eastAsia="ru-RU"/>
        </w:rPr>
        <w:t>Dimentions</w:t>
      </w:r>
      <w:r w:rsidRPr="00FD3AEE">
        <w:rPr>
          <w:noProof/>
          <w:lang w:eastAsia="ru-RU"/>
        </w:rPr>
        <w:t xml:space="preserve">, </w:t>
      </w:r>
      <w:r>
        <w:rPr>
          <w:noProof/>
          <w:lang w:val="en-US" w:eastAsia="ru-RU"/>
        </w:rPr>
        <w:t>tNames</w:t>
      </w:r>
      <w:r w:rsidRPr="00FD3AEE">
        <w:rPr>
          <w:noProof/>
          <w:lang w:eastAsia="ru-RU"/>
        </w:rPr>
        <w:t xml:space="preserve">, </w:t>
      </w:r>
      <w:r>
        <w:rPr>
          <w:noProof/>
          <w:lang w:val="en-US" w:eastAsia="ru-RU"/>
        </w:rPr>
        <w:t>tStop</w:t>
      </w:r>
      <w:r w:rsidRPr="00FD3AEE">
        <w:rPr>
          <w:noProof/>
          <w:lang w:eastAsia="ru-RU"/>
        </w:rPr>
        <w:t xml:space="preserve">, </w:t>
      </w:r>
      <w:r>
        <w:rPr>
          <w:noProof/>
          <w:lang w:val="en-US" w:eastAsia="ru-RU"/>
        </w:rPr>
        <w:t>tPlace</w:t>
      </w:r>
      <w:r w:rsidRPr="00FD3AEE">
        <w:rPr>
          <w:noProof/>
          <w:lang w:eastAsia="ru-RU"/>
        </w:rPr>
        <w:t xml:space="preserve">, </w:t>
      </w:r>
      <w:r>
        <w:rPr>
          <w:noProof/>
          <w:lang w:val="en-US" w:eastAsia="ru-RU"/>
        </w:rPr>
        <w:t>tDocu</w:t>
      </w:r>
      <w:r w:rsidR="0013384D" w:rsidRPr="00FD3AEE">
        <w:rPr>
          <w:noProof/>
          <w:lang w:eastAsia="ru-RU"/>
        </w:rPr>
        <w:t>.</w:t>
      </w:r>
      <w:r w:rsidRPr="00FD3AEE">
        <w:rPr>
          <w:noProof/>
          <w:lang w:eastAsia="ru-RU"/>
        </w:rPr>
        <w:t xml:space="preserve"> </w:t>
      </w:r>
    </w:p>
    <w:p w14:paraId="5751FAE7" w14:textId="5261514B" w:rsidR="0013384D" w:rsidRDefault="0013384D" w:rsidP="006C039D">
      <w:pPr>
        <w:rPr>
          <w:noProof/>
          <w:lang w:eastAsia="ru-RU"/>
        </w:rPr>
      </w:pPr>
      <w:r>
        <w:rPr>
          <w:noProof/>
          <w:lang w:eastAsia="ru-RU"/>
        </w:rPr>
        <w:t xml:space="preserve">Можно поменять фон интерфейса во вкладке опции </w:t>
      </w:r>
      <w:r w:rsidRPr="0013384D">
        <w:rPr>
          <w:noProof/>
          <w:lang w:val="en-US" w:eastAsia="ru-RU"/>
        </w:rPr>
        <w:sym w:font="Wingdings" w:char="F0E0"/>
      </w:r>
      <w:r w:rsidRPr="0013384D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Интерфейс. </w:t>
      </w:r>
    </w:p>
    <w:p w14:paraId="7A787E50" w14:textId="29FFB60B" w:rsidR="0013384D" w:rsidRDefault="0013384D" w:rsidP="006C039D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После, во вкладке сохранения нажимаем «Экспорт» </w:t>
      </w:r>
      <w:r w:rsidRPr="0013384D">
        <w:rPr>
          <w:noProof/>
          <w:lang w:val="en-US" w:eastAsia="ru-RU"/>
        </w:rPr>
        <w:sym w:font="Wingdings" w:char="F0E0"/>
      </w:r>
      <w:r w:rsidRPr="0013384D">
        <w:rPr>
          <w:noProof/>
          <w:lang w:eastAsia="ru-RU"/>
        </w:rPr>
        <w:t xml:space="preserve"> “</w:t>
      </w:r>
      <w:r>
        <w:rPr>
          <w:noProof/>
          <w:lang w:val="en-US" w:eastAsia="ru-RU"/>
        </w:rPr>
        <w:t>Export</w:t>
      </w:r>
      <w:r w:rsidRPr="0013384D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Image</w:t>
      </w:r>
      <w:r w:rsidRPr="0013384D">
        <w:rPr>
          <w:noProof/>
          <w:lang w:eastAsia="ru-RU"/>
        </w:rPr>
        <w:t xml:space="preserve">” </w:t>
      </w:r>
      <w:r>
        <w:rPr>
          <w:noProof/>
          <w:lang w:eastAsia="ru-RU"/>
        </w:rPr>
        <w:t>и настраиваем экспорт, а именно: выбираем монохромный тип и меняем резоющию на 600, дол</w:t>
      </w:r>
      <w:r w:rsidR="00FD3AEE">
        <w:rPr>
          <w:noProof/>
          <w:lang w:eastAsia="ru-RU"/>
        </w:rPr>
        <w:t>жно получиться как на рисунке 58</w:t>
      </w:r>
      <w:r>
        <w:rPr>
          <w:noProof/>
          <w:lang w:eastAsia="ru-RU"/>
        </w:rPr>
        <w:t>.</w:t>
      </w:r>
    </w:p>
    <w:p w14:paraId="22F161F1" w14:textId="62DC191B" w:rsidR="0013384D" w:rsidRDefault="0013384D" w:rsidP="006C039D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0BBFFBE" wp14:editId="374EFB2F">
            <wp:extent cx="3543300" cy="2247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07C6" w14:textId="1ED74150" w:rsidR="0013384D" w:rsidRDefault="00FD3AEE" w:rsidP="006C039D">
      <w:pPr>
        <w:rPr>
          <w:noProof/>
          <w:lang w:eastAsia="ru-RU"/>
        </w:rPr>
      </w:pPr>
      <w:r>
        <w:rPr>
          <w:noProof/>
          <w:lang w:eastAsia="ru-RU"/>
        </w:rPr>
        <w:t>Рис. 58</w:t>
      </w:r>
      <w:r w:rsidR="0013384D">
        <w:rPr>
          <w:noProof/>
          <w:lang w:eastAsia="ru-RU"/>
        </w:rPr>
        <w:t xml:space="preserve"> – Настройки экспорта изображения</w:t>
      </w:r>
    </w:p>
    <w:p w14:paraId="023A7CC7" w14:textId="4BD3AE2F" w:rsidR="0013384D" w:rsidRPr="0013384D" w:rsidRDefault="0013384D" w:rsidP="006C039D">
      <w:pPr>
        <w:rPr>
          <w:noProof/>
          <w:lang w:eastAsia="ru-RU"/>
        </w:rPr>
      </w:pPr>
      <w:r>
        <w:rPr>
          <w:noProof/>
          <w:lang w:eastAsia="ru-RU"/>
        </w:rPr>
        <w:t xml:space="preserve">Нажимаем «ОК», появляется файл формата </w:t>
      </w:r>
      <w:r w:rsidRPr="0013384D">
        <w:rPr>
          <w:noProof/>
          <w:lang w:eastAsia="ru-RU"/>
        </w:rPr>
        <w:t>.</w:t>
      </w:r>
      <w:r>
        <w:rPr>
          <w:noProof/>
          <w:lang w:val="en-US" w:eastAsia="ru-RU"/>
        </w:rPr>
        <w:t>PNG</w:t>
      </w:r>
      <w:r w:rsidRPr="0013384D">
        <w:rPr>
          <w:noProof/>
          <w:lang w:eastAsia="ru-RU"/>
        </w:rPr>
        <w:t xml:space="preserve"> </w:t>
      </w:r>
    </w:p>
    <w:p w14:paraId="6C1A3562" w14:textId="09955764" w:rsidR="00B94C3A" w:rsidRDefault="00B94C3A" w:rsidP="006C039D">
      <w:pPr>
        <w:rPr>
          <w:noProof/>
          <w:lang w:eastAsia="ru-RU"/>
        </w:rPr>
      </w:pPr>
      <w:r>
        <w:rPr>
          <w:noProof/>
          <w:lang w:eastAsia="ru-RU"/>
        </w:rPr>
        <w:t xml:space="preserve">Это и </w:t>
      </w:r>
      <w:r w:rsidR="00FD3AEE">
        <w:rPr>
          <w:noProof/>
          <w:lang w:eastAsia="ru-RU"/>
        </w:rPr>
        <w:t>будет сборный чертеж (см. Рис 59</w:t>
      </w:r>
      <w:bookmarkStart w:id="7" w:name="_GoBack"/>
      <w:bookmarkEnd w:id="7"/>
      <w:r>
        <w:rPr>
          <w:noProof/>
          <w:lang w:eastAsia="ru-RU"/>
        </w:rPr>
        <w:t>).</w:t>
      </w:r>
    </w:p>
    <w:p w14:paraId="63378EA5" w14:textId="4EB96E6C" w:rsidR="00B94C3A" w:rsidRDefault="00B94C3A" w:rsidP="006C039D">
      <w:pPr>
        <w:rPr>
          <w:noProof/>
          <w:lang w:eastAsia="ru-RU"/>
        </w:rPr>
      </w:pPr>
      <w:r w:rsidRPr="00B94C3A">
        <w:rPr>
          <w:noProof/>
          <w:lang w:eastAsia="ru-RU"/>
        </w:rPr>
        <w:drawing>
          <wp:inline distT="0" distB="0" distL="0" distR="0" wp14:anchorId="059ED49F" wp14:editId="66F53835">
            <wp:extent cx="5210160" cy="2026693"/>
            <wp:effectExtent l="0" t="0" r="0" b="0"/>
            <wp:docPr id="26" name="Рисунок 26" descr="C:\Users\arefy\Desktop\Valery\5_FIRST_TRY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efy\Desktop\Valery\5_FIRST_TRY\1.png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205" cy="2062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84F9C" w14:textId="3DC85DD9" w:rsidR="00B94C3A" w:rsidRPr="00B94C3A" w:rsidRDefault="00FD3AEE" w:rsidP="006C039D">
      <w:pPr>
        <w:rPr>
          <w:noProof/>
          <w:lang w:eastAsia="ru-RU"/>
        </w:rPr>
      </w:pPr>
      <w:r>
        <w:rPr>
          <w:noProof/>
          <w:lang w:eastAsia="ru-RU"/>
        </w:rPr>
        <w:t>Рис. 59</w:t>
      </w:r>
      <w:r w:rsidR="00B94C3A">
        <w:rPr>
          <w:noProof/>
          <w:lang w:eastAsia="ru-RU"/>
        </w:rPr>
        <w:t xml:space="preserve"> – Сборный чертеж.</w:t>
      </w:r>
    </w:p>
    <w:p w14:paraId="7E1DB98D" w14:textId="77777777" w:rsidR="004751DF" w:rsidRPr="006C039D" w:rsidRDefault="004751DF" w:rsidP="00D70CB3">
      <w:pPr>
        <w:rPr>
          <w:noProof/>
          <w:lang w:eastAsia="ru-RU"/>
        </w:rPr>
      </w:pPr>
    </w:p>
    <w:p w14:paraId="342BA8FD" w14:textId="77777777" w:rsidR="00D70CB3" w:rsidRPr="006C039D" w:rsidRDefault="00D70CB3" w:rsidP="00D70CB3">
      <w:pPr>
        <w:rPr>
          <w:rFonts w:ascii="Times New Roman" w:hAnsi="Times New Roman" w:cs="Times New Roman"/>
          <w:sz w:val="28"/>
          <w:szCs w:val="28"/>
        </w:rPr>
      </w:pPr>
    </w:p>
    <w:p w14:paraId="10B043C5" w14:textId="77777777" w:rsidR="00D6480E" w:rsidRPr="006C039D" w:rsidRDefault="00D6480E" w:rsidP="00D6480E">
      <w:pPr>
        <w:rPr>
          <w:rFonts w:ascii="Times New Roman" w:hAnsi="Times New Roman" w:cs="Times New Roman"/>
          <w:sz w:val="28"/>
          <w:szCs w:val="28"/>
        </w:rPr>
      </w:pPr>
    </w:p>
    <w:p w14:paraId="2E309353" w14:textId="77777777" w:rsidR="00D6480E" w:rsidRPr="006C039D" w:rsidRDefault="00D6480E" w:rsidP="00D6480E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67619AF" w14:textId="77777777" w:rsidR="00A35FF3" w:rsidRPr="006C039D" w:rsidRDefault="00A35FF3">
      <w:pPr>
        <w:rPr>
          <w:rFonts w:ascii="Times New Roman" w:hAnsi="Times New Roman" w:cs="Times New Roman"/>
          <w:sz w:val="28"/>
          <w:szCs w:val="28"/>
        </w:rPr>
      </w:pPr>
    </w:p>
    <w:sectPr w:rsidR="00A35FF3" w:rsidRPr="006C039D">
      <w:headerReference w:type="default" r:id="rId7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Александр Семенов" w:date="2023-10-30T16:50:00Z" w:initials="АС">
    <w:p w14:paraId="71983C6B" w14:textId="19D4D174" w:rsidR="00D36187" w:rsidRPr="00D36187" w:rsidRDefault="00D36187">
      <w:pPr>
        <w:pStyle w:val="aa"/>
      </w:pPr>
      <w:r>
        <w:rPr>
          <w:rStyle w:val="a9"/>
        </w:rPr>
        <w:annotationRef/>
      </w:r>
      <w:r>
        <w:rPr>
          <w:rStyle w:val="a9"/>
        </w:rPr>
        <w:t>Формат по шаблону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71983C6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8EA5D5D" w16cex:dateUtc="2023-10-30T13:50:00Z"/>
  <w16cex:commentExtensible w16cex:durableId="28EA5680" w16cex:dateUtc="2023-10-30T13:21:00Z"/>
  <w16cex:commentExtensible w16cex:durableId="28EA569F" w16cex:dateUtc="2023-10-30T13:21:00Z"/>
  <w16cex:commentExtensible w16cex:durableId="28EA56C6" w16cex:dateUtc="2023-10-30T13:22:00Z"/>
  <w16cex:commentExtensible w16cex:durableId="28EA5743" w16cex:dateUtc="2023-10-30T13:24:00Z"/>
  <w16cex:commentExtensible w16cex:durableId="28EA578D" w16cex:dateUtc="2023-10-30T13:25:00Z"/>
  <w16cex:commentExtensible w16cex:durableId="28EA5907" w16cex:dateUtc="2023-10-30T13:32:00Z"/>
  <w16cex:commentExtensible w16cex:durableId="28EA5961" w16cex:dateUtc="2023-10-30T13:33:00Z"/>
  <w16cex:commentExtensible w16cex:durableId="28EA5A06" w16cex:dateUtc="2023-10-30T13:36:00Z"/>
  <w16cex:commentExtensible w16cex:durableId="28EA5A35" w16cex:dateUtc="2023-10-30T13:37:00Z"/>
  <w16cex:commentExtensible w16cex:durableId="28EA5A61" w16cex:dateUtc="2023-10-30T13:37:00Z"/>
  <w16cex:commentExtensible w16cex:durableId="28EA5ACB" w16cex:dateUtc="2023-10-30T13:39:00Z"/>
  <w16cex:commentExtensible w16cex:durableId="28EA5DE8" w16cex:dateUtc="2023-10-30T13:5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1983C6B" w16cid:durableId="28EA5D5D"/>
  <w16cid:commentId w16cid:paraId="14A102FE" w16cid:durableId="28EA5680"/>
  <w16cid:commentId w16cid:paraId="456A83FB" w16cid:durableId="28EA569F"/>
  <w16cid:commentId w16cid:paraId="19B6EAD4" w16cid:durableId="28EA56C6"/>
  <w16cid:commentId w16cid:paraId="46D80A41" w16cid:durableId="28EA5743"/>
  <w16cid:commentId w16cid:paraId="6AF69942" w16cid:durableId="28EA578D"/>
  <w16cid:commentId w16cid:paraId="58E6A025" w16cid:durableId="28EA5907"/>
  <w16cid:commentId w16cid:paraId="65C2D635" w16cid:durableId="28EA5961"/>
  <w16cid:commentId w16cid:paraId="53690F91" w16cid:durableId="28EA5A06"/>
  <w16cid:commentId w16cid:paraId="21D816CC" w16cid:durableId="28EA5A35"/>
  <w16cid:commentId w16cid:paraId="5A3854C3" w16cid:durableId="28EA5A61"/>
  <w16cid:commentId w16cid:paraId="39FBD983" w16cid:durableId="28EA5ACB"/>
  <w16cid:commentId w16cid:paraId="1E97151A" w16cid:durableId="28EA5DE8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A66900" w14:textId="77777777" w:rsidR="000B63EC" w:rsidRDefault="000B63EC" w:rsidP="003C3C9E">
      <w:pPr>
        <w:spacing w:after="0" w:line="240" w:lineRule="auto"/>
      </w:pPr>
      <w:r>
        <w:separator/>
      </w:r>
    </w:p>
  </w:endnote>
  <w:endnote w:type="continuationSeparator" w:id="0">
    <w:p w14:paraId="0183AF14" w14:textId="77777777" w:rsidR="000B63EC" w:rsidRDefault="000B63EC" w:rsidP="003C3C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5538734" w14:textId="77777777" w:rsidR="000B63EC" w:rsidRDefault="000B63EC" w:rsidP="003C3C9E">
      <w:pPr>
        <w:spacing w:after="0" w:line="240" w:lineRule="auto"/>
      </w:pPr>
      <w:r>
        <w:separator/>
      </w:r>
    </w:p>
  </w:footnote>
  <w:footnote w:type="continuationSeparator" w:id="0">
    <w:p w14:paraId="1D8977F2" w14:textId="77777777" w:rsidR="000B63EC" w:rsidRDefault="000B63EC" w:rsidP="003C3C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1E8E066" w14:textId="77777777" w:rsidR="00BC5AD1" w:rsidRPr="003C3C9E" w:rsidRDefault="00BC5AD1">
    <w:pPr>
      <w:pStyle w:val="a5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324D43"/>
    <w:multiLevelType w:val="hybridMultilevel"/>
    <w:tmpl w:val="69AC66D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8334667"/>
    <w:multiLevelType w:val="hybridMultilevel"/>
    <w:tmpl w:val="0CBE1A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1923FA4"/>
    <w:multiLevelType w:val="hybridMultilevel"/>
    <w:tmpl w:val="2DE058E6"/>
    <w:lvl w:ilvl="0" w:tplc="DDB2B2F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2FA27D8"/>
    <w:multiLevelType w:val="hybridMultilevel"/>
    <w:tmpl w:val="225CA1E8"/>
    <w:lvl w:ilvl="0" w:tplc="11402064">
      <w:start w:val="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4436374"/>
    <w:multiLevelType w:val="hybridMultilevel"/>
    <w:tmpl w:val="AF82B4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Валерий Арефьев">
    <w15:presenceInfo w15:providerId="None" w15:userId="Валерий Арефьев"/>
  </w15:person>
  <w15:person w15:author="Александр Семенов">
    <w15:presenceInfo w15:providerId="Windows Live" w15:userId="2a28f92cd0ad702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6433"/>
    <w:rsid w:val="00052C55"/>
    <w:rsid w:val="0006671F"/>
    <w:rsid w:val="00073A04"/>
    <w:rsid w:val="00075939"/>
    <w:rsid w:val="0009339F"/>
    <w:rsid w:val="000B63EC"/>
    <w:rsid w:val="000E73B5"/>
    <w:rsid w:val="000F6002"/>
    <w:rsid w:val="001105EF"/>
    <w:rsid w:val="0013384D"/>
    <w:rsid w:val="00134E12"/>
    <w:rsid w:val="001E003A"/>
    <w:rsid w:val="002810E6"/>
    <w:rsid w:val="00292A5B"/>
    <w:rsid w:val="002A0093"/>
    <w:rsid w:val="002F5FBA"/>
    <w:rsid w:val="00364364"/>
    <w:rsid w:val="003647C6"/>
    <w:rsid w:val="003C3C9E"/>
    <w:rsid w:val="00404541"/>
    <w:rsid w:val="004275DE"/>
    <w:rsid w:val="00427E66"/>
    <w:rsid w:val="00432759"/>
    <w:rsid w:val="0044123E"/>
    <w:rsid w:val="004539BC"/>
    <w:rsid w:val="004751DF"/>
    <w:rsid w:val="00496E4C"/>
    <w:rsid w:val="004B2D3C"/>
    <w:rsid w:val="004C5CBE"/>
    <w:rsid w:val="005834FA"/>
    <w:rsid w:val="00591448"/>
    <w:rsid w:val="006242E6"/>
    <w:rsid w:val="006426A3"/>
    <w:rsid w:val="00696DE3"/>
    <w:rsid w:val="006C039D"/>
    <w:rsid w:val="006E4C77"/>
    <w:rsid w:val="00740568"/>
    <w:rsid w:val="00740613"/>
    <w:rsid w:val="007867AF"/>
    <w:rsid w:val="007A0C09"/>
    <w:rsid w:val="007B34C2"/>
    <w:rsid w:val="007E6921"/>
    <w:rsid w:val="00856433"/>
    <w:rsid w:val="00871905"/>
    <w:rsid w:val="008C0827"/>
    <w:rsid w:val="008C6DDB"/>
    <w:rsid w:val="008F1F4A"/>
    <w:rsid w:val="009040B9"/>
    <w:rsid w:val="00966408"/>
    <w:rsid w:val="009E2F86"/>
    <w:rsid w:val="00A35FF3"/>
    <w:rsid w:val="00AF4307"/>
    <w:rsid w:val="00B02241"/>
    <w:rsid w:val="00B90554"/>
    <w:rsid w:val="00B94C3A"/>
    <w:rsid w:val="00BC5AD1"/>
    <w:rsid w:val="00BF2D61"/>
    <w:rsid w:val="00C055BA"/>
    <w:rsid w:val="00C06812"/>
    <w:rsid w:val="00C376FE"/>
    <w:rsid w:val="00C54293"/>
    <w:rsid w:val="00CE133B"/>
    <w:rsid w:val="00D30F35"/>
    <w:rsid w:val="00D36187"/>
    <w:rsid w:val="00D4364D"/>
    <w:rsid w:val="00D6480E"/>
    <w:rsid w:val="00D70CB3"/>
    <w:rsid w:val="00D71F36"/>
    <w:rsid w:val="00E33398"/>
    <w:rsid w:val="00E44A35"/>
    <w:rsid w:val="00E627E7"/>
    <w:rsid w:val="00E64AFA"/>
    <w:rsid w:val="00E80C0E"/>
    <w:rsid w:val="00F201DC"/>
    <w:rsid w:val="00F41F52"/>
    <w:rsid w:val="00F8021D"/>
    <w:rsid w:val="00FD3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84238C"/>
  <w15:chartTrackingRefBased/>
  <w15:docId w15:val="{CD8E4370-719A-4020-8CD3-FD6BF9035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rsid w:val="00073A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rsid w:val="00856433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856433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3C3C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C3C9E"/>
  </w:style>
  <w:style w:type="paragraph" w:styleId="a7">
    <w:name w:val="footer"/>
    <w:basedOn w:val="a"/>
    <w:link w:val="a8"/>
    <w:uiPriority w:val="99"/>
    <w:unhideWhenUsed/>
    <w:rsid w:val="003C3C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C3C9E"/>
  </w:style>
  <w:style w:type="character" w:styleId="a9">
    <w:name w:val="annotation reference"/>
    <w:basedOn w:val="a0"/>
    <w:uiPriority w:val="99"/>
    <w:semiHidden/>
    <w:unhideWhenUsed/>
    <w:rsid w:val="008C6DDB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8C6DDB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8C6DDB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8C6DDB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8C6DDB"/>
    <w:rPr>
      <w:b/>
      <w:bCs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8C6DD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8C6DDB"/>
    <w:rPr>
      <w:rFonts w:ascii="Segoe UI" w:hAnsi="Segoe UI" w:cs="Segoe UI"/>
      <w:sz w:val="18"/>
      <w:szCs w:val="18"/>
    </w:rPr>
  </w:style>
  <w:style w:type="paragraph" w:styleId="af0">
    <w:name w:val="No Spacing"/>
    <w:uiPriority w:val="1"/>
    <w:rsid w:val="00073A04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073A0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comments" Target="comments.xml"/><Relationship Id="rId51" Type="http://schemas.openxmlformats.org/officeDocument/2006/relationships/image" Target="media/image42.png"/><Relationship Id="rId72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header" Target="header1.xml"/><Relationship Id="rId75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121A85-A4D7-4DDF-9E97-4D37238175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778</TotalTime>
  <Pages>21</Pages>
  <Words>1187</Words>
  <Characters>6771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Валерий Арефьев</dc:creator>
  <cp:keywords/>
  <dc:description/>
  <cp:lastModifiedBy>Валерий Арефьев</cp:lastModifiedBy>
  <cp:revision>20</cp:revision>
  <dcterms:created xsi:type="dcterms:W3CDTF">2023-10-20T11:30:00Z</dcterms:created>
  <dcterms:modified xsi:type="dcterms:W3CDTF">2023-11-09T13:33:00Z</dcterms:modified>
</cp:coreProperties>
</file>